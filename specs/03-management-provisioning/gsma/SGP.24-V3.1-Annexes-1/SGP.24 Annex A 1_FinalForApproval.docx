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AD356" w14:textId="424F9B3F" w:rsidR="004B4590" w:rsidRPr="00A54503" w:rsidRDefault="00EC5E7B" w:rsidP="00DD2008">
      <w:pPr>
        <w:pStyle w:val="Heading1"/>
        <w:numPr>
          <w:ilvl w:val="0"/>
          <w:numId w:val="0"/>
        </w:numPr>
      </w:pPr>
      <w:r>
        <w:t xml:space="preserve">Annex A.1 </w:t>
      </w:r>
      <w:r w:rsidR="00DD2008">
        <w:t>RSP</w:t>
      </w:r>
      <w:r w:rsidR="009D3A5B" w:rsidRPr="00A54503">
        <w:t xml:space="preserve"> Product Declaration</w:t>
      </w:r>
    </w:p>
    <w:p w14:paraId="7E578E96" w14:textId="7B087595" w:rsidR="00A54503" w:rsidRPr="00A54503" w:rsidRDefault="00462FA2" w:rsidP="00A54503">
      <w:pPr>
        <w:pStyle w:val="Heading2"/>
        <w:numPr>
          <w:ilvl w:val="0"/>
          <w:numId w:val="0"/>
        </w:numPr>
        <w:rPr>
          <w:iCs w:val="0"/>
          <w:sz w:val="28"/>
          <w:szCs w:val="32"/>
        </w:rPr>
      </w:pPr>
      <w:r w:rsidRPr="00A54503">
        <w:rPr>
          <w:iCs w:val="0"/>
          <w:szCs w:val="24"/>
        </w:rPr>
        <w:t>A.1.1</w:t>
      </w:r>
      <w:r w:rsidR="00A54503" w:rsidRPr="00A54503">
        <w:rPr>
          <w:szCs w:val="24"/>
        </w:rPr>
        <w:t xml:space="preserve"> </w:t>
      </w:r>
      <w:r w:rsidR="00DD2008">
        <w:rPr>
          <w:szCs w:val="24"/>
        </w:rPr>
        <w:t>Subject of Declaration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PrChange w:id="0" w:author="(GSMA) Gloria Trujillo" w:date="2024-02-08T00:07:00Z"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</w:tblPrChange>
      </w:tblPr>
      <w:tblGrid>
        <w:gridCol w:w="1842"/>
        <w:gridCol w:w="1843"/>
        <w:gridCol w:w="1843"/>
        <w:gridCol w:w="1941"/>
        <w:gridCol w:w="1547"/>
        <w:tblGridChange w:id="1">
          <w:tblGrid>
            <w:gridCol w:w="2254"/>
            <w:gridCol w:w="2254"/>
            <w:gridCol w:w="2254"/>
            <w:gridCol w:w="2254"/>
            <w:gridCol w:w="2254"/>
          </w:tblGrid>
        </w:tblGridChange>
      </w:tblGrid>
      <w:tr w:rsidR="001B374C" w:rsidRPr="00B97097" w14:paraId="3C9FC05D" w14:textId="789943CA" w:rsidTr="001B374C">
        <w:trPr>
          <w:tblHeader/>
          <w:trPrChange w:id="2" w:author="(GSMA) Gloria Trujillo" w:date="2024-02-08T00:07:00Z">
            <w:trPr>
              <w:tblHeader/>
            </w:trPr>
          </w:trPrChange>
        </w:trPr>
        <w:tc>
          <w:tcPr>
            <w:tcW w:w="1842" w:type="dxa"/>
            <w:shd w:val="clear" w:color="auto" w:fill="DE002B"/>
            <w:tcPrChange w:id="3" w:author="(GSMA) Gloria Trujillo" w:date="2024-02-08T00:07:00Z">
              <w:tcPr>
                <w:tcW w:w="2254" w:type="dxa"/>
                <w:shd w:val="clear" w:color="auto" w:fill="DE002B"/>
              </w:tcPr>
            </w:tcPrChange>
          </w:tcPr>
          <w:p w14:paraId="6C496D21" w14:textId="69451221" w:rsidR="001B374C" w:rsidRPr="00D95D33" w:rsidRDefault="001B374C" w:rsidP="001B374C">
            <w:pPr>
              <w:pStyle w:val="TableHeader"/>
              <w:jc w:val="center"/>
            </w:pPr>
            <w:r>
              <w:t>Device</w:t>
            </w:r>
          </w:p>
        </w:tc>
        <w:tc>
          <w:tcPr>
            <w:tcW w:w="1843" w:type="dxa"/>
            <w:shd w:val="clear" w:color="auto" w:fill="DE002B"/>
            <w:tcPrChange w:id="4" w:author="(GSMA) Gloria Trujillo" w:date="2024-02-08T00:07:00Z">
              <w:tcPr>
                <w:tcW w:w="2254" w:type="dxa"/>
                <w:shd w:val="clear" w:color="auto" w:fill="DE002B"/>
              </w:tcPr>
            </w:tcPrChange>
          </w:tcPr>
          <w:p w14:paraId="2BB07411" w14:textId="2EDC6EED" w:rsidR="001B374C" w:rsidRPr="00D95D33" w:rsidRDefault="001B374C" w:rsidP="001B374C">
            <w:pPr>
              <w:pStyle w:val="TableHeader"/>
              <w:jc w:val="center"/>
            </w:pPr>
            <w:r>
              <w:t>eUICC</w:t>
            </w:r>
          </w:p>
        </w:tc>
        <w:tc>
          <w:tcPr>
            <w:tcW w:w="1843" w:type="dxa"/>
            <w:shd w:val="clear" w:color="auto" w:fill="DE002B"/>
            <w:tcPrChange w:id="5" w:author="(GSMA) Gloria Trujillo" w:date="2024-02-08T00:07:00Z">
              <w:tcPr>
                <w:tcW w:w="2254" w:type="dxa"/>
                <w:shd w:val="clear" w:color="auto" w:fill="DE002B"/>
              </w:tcPr>
            </w:tcPrChange>
          </w:tcPr>
          <w:p w14:paraId="57EC79F5" w14:textId="67C6720E" w:rsidR="001B374C" w:rsidRPr="00D95D33" w:rsidRDefault="001B374C" w:rsidP="001B374C">
            <w:pPr>
              <w:pStyle w:val="TableHeader"/>
              <w:jc w:val="center"/>
            </w:pPr>
            <w:r w:rsidRPr="00D95D33">
              <w:t>SM-DP</w:t>
            </w:r>
            <w:r>
              <w:t>+</w:t>
            </w:r>
          </w:p>
        </w:tc>
        <w:tc>
          <w:tcPr>
            <w:tcW w:w="1941" w:type="dxa"/>
            <w:shd w:val="clear" w:color="auto" w:fill="DE002B"/>
            <w:tcPrChange w:id="6" w:author="(GSMA) Gloria Trujillo" w:date="2024-02-08T00:07:00Z">
              <w:tcPr>
                <w:tcW w:w="2254" w:type="dxa"/>
                <w:shd w:val="clear" w:color="auto" w:fill="DE002B"/>
              </w:tcPr>
            </w:tcPrChange>
          </w:tcPr>
          <w:p w14:paraId="260F864B" w14:textId="1AF78C31" w:rsidR="001B374C" w:rsidRPr="00D95D33" w:rsidRDefault="001B374C" w:rsidP="001B374C">
            <w:pPr>
              <w:pStyle w:val="TableHeader"/>
              <w:jc w:val="center"/>
            </w:pPr>
            <w:del w:id="7" w:author="(GSMA) Gloria Trujillo" w:date="2024-02-08T00:07:00Z">
              <w:r w:rsidDel="001B374C">
                <w:delText xml:space="preserve">Alternative </w:delText>
              </w:r>
            </w:del>
            <w:r w:rsidRPr="00D95D33">
              <w:t>SM-</w:t>
            </w:r>
            <w:r>
              <w:t>DS</w:t>
            </w:r>
          </w:p>
        </w:tc>
        <w:tc>
          <w:tcPr>
            <w:tcW w:w="1547" w:type="dxa"/>
            <w:shd w:val="clear" w:color="auto" w:fill="DE002B"/>
            <w:tcPrChange w:id="8" w:author="(GSMA) Gloria Trujillo" w:date="2024-02-08T00:07:00Z">
              <w:tcPr>
                <w:tcW w:w="2254" w:type="dxa"/>
                <w:shd w:val="clear" w:color="auto" w:fill="DE002B"/>
              </w:tcPr>
            </w:tcPrChange>
          </w:tcPr>
          <w:p w14:paraId="2ACA874F" w14:textId="77AD3D10" w:rsidR="001B374C" w:rsidRPr="002E5486" w:rsidDel="001B374C" w:rsidRDefault="001B374C" w:rsidP="001B374C">
            <w:pPr>
              <w:pStyle w:val="TableHeader"/>
              <w:jc w:val="center"/>
            </w:pPr>
            <w:ins w:id="9" w:author="(GSMA) Gloria Trujillo" w:date="2024-02-08T00:07:00Z">
              <w:r w:rsidRPr="002E5486">
                <w:rPr>
                  <w:rStyle w:val="normaltextrun"/>
                  <w:bCs/>
                  <w:color w:val="D13438"/>
                  <w:u w:val="single"/>
                  <w:shd w:val="clear" w:color="auto" w:fill="FFFF00"/>
                </w:rPr>
                <w:t>Self-Assessment of eUICC Certified products</w:t>
              </w:r>
              <w:r w:rsidRPr="002E5486">
                <w:rPr>
                  <w:rStyle w:val="eop"/>
                  <w:bCs/>
                </w:rPr>
                <w:t> </w:t>
              </w:r>
            </w:ins>
          </w:p>
        </w:tc>
      </w:tr>
      <w:tr w:rsidR="001B374C" w:rsidRPr="00DF5F82" w14:paraId="033B0F6B" w14:textId="36B59CF8" w:rsidTr="001B374C">
        <w:tc>
          <w:tcPr>
            <w:tcW w:w="1842" w:type="dxa"/>
            <w:vAlign w:val="center"/>
            <w:tcPrChange w:id="10" w:author="(GSMA) Gloria Trujillo" w:date="2024-02-08T00:07:00Z">
              <w:tcPr>
                <w:tcW w:w="2254" w:type="dxa"/>
                <w:vAlign w:val="center"/>
              </w:tcPr>
            </w:tcPrChange>
          </w:tcPr>
          <w:bookmarkStart w:id="11" w:name="_Ref469497035" w:displacedByCustomXml="next"/>
          <w:sdt>
            <w:sdtPr>
              <w:rPr>
                <w:rFonts w:ascii="MS Gothic" w:eastAsia="MS Gothic" w:hAnsi="MS Gothic" w:hint="eastAsia"/>
                <w:noProof/>
                <w:sz w:val="36"/>
                <w:lang w:bidi="bn-BD"/>
              </w:rPr>
              <w:id w:val="-204682461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7A396CF" w14:textId="65E559EC" w:rsidR="001B374C" w:rsidRPr="0078257A" w:rsidRDefault="001B374C" w:rsidP="001B374C">
                <w:pPr>
                  <w:pStyle w:val="TableReferencenumber"/>
                  <w:numPr>
                    <w:ilvl w:val="0"/>
                    <w:numId w:val="0"/>
                  </w:numPr>
                  <w:jc w:val="center"/>
                </w:pPr>
                <w:r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p>
            </w:sdtContent>
          </w:sdt>
        </w:tc>
        <w:tc>
          <w:tcPr>
            <w:tcW w:w="1843" w:type="dxa"/>
            <w:tcPrChange w:id="12" w:author="(GSMA) Gloria Trujillo" w:date="2024-02-08T00:07:00Z">
              <w:tcPr>
                <w:tcW w:w="2254" w:type="dxa"/>
              </w:tcPr>
            </w:tcPrChange>
          </w:tcPr>
          <w:sdt>
            <w:sdtPr>
              <w:rPr>
                <w:rFonts w:ascii="MS Gothic" w:eastAsia="MS Gothic" w:hAnsi="MS Gothic" w:hint="eastAsia"/>
                <w:noProof/>
                <w:sz w:val="36"/>
                <w:lang w:bidi="bn-BD"/>
              </w:rPr>
              <w:id w:val="35732068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44117EE" w14:textId="3C55ED2E" w:rsidR="001B374C" w:rsidRPr="00DD2008" w:rsidRDefault="001B374C" w:rsidP="001B374C">
                <w:pPr>
                  <w:pStyle w:val="TableReferencenumber"/>
                  <w:numPr>
                    <w:ilvl w:val="0"/>
                    <w:numId w:val="0"/>
                  </w:numPr>
                  <w:jc w:val="center"/>
                  <w:rPr>
                    <w:rFonts w:ascii="MS Gothic" w:eastAsia="MS Gothic" w:hAnsi="MS Gothic" w:cstheme="minorBidi"/>
                    <w:noProof/>
                    <w:sz w:val="36"/>
                    <w:lang w:eastAsia="en-US" w:bidi="bn-BD"/>
                  </w:rPr>
                </w:pPr>
                <w:r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p>
            </w:sdtContent>
          </w:sdt>
        </w:tc>
        <w:tc>
          <w:tcPr>
            <w:tcW w:w="1843" w:type="dxa"/>
            <w:vAlign w:val="center"/>
            <w:tcPrChange w:id="13" w:author="(GSMA) Gloria Trujillo" w:date="2024-02-08T00:07:00Z">
              <w:tcPr>
                <w:tcW w:w="2254" w:type="dxa"/>
                <w:vAlign w:val="center"/>
              </w:tcPr>
            </w:tcPrChange>
          </w:tcPr>
          <w:bookmarkEnd w:id="11" w:displacedByCustomXml="next"/>
          <w:sdt>
            <w:sdtPr>
              <w:rPr>
                <w:rFonts w:ascii="MS Gothic" w:eastAsia="MS Gothic" w:hAnsi="MS Gothic" w:hint="eastAsia"/>
                <w:noProof/>
                <w:sz w:val="36"/>
                <w:lang w:bidi="bn-BD"/>
              </w:rPr>
              <w:id w:val="-200311581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9DD7A09" w14:textId="2B617137" w:rsidR="001B374C" w:rsidRPr="00DF5F82" w:rsidRDefault="001B374C" w:rsidP="001B374C">
                <w:pPr>
                  <w:pStyle w:val="TableReferencenumber"/>
                  <w:numPr>
                    <w:ilvl w:val="0"/>
                    <w:numId w:val="0"/>
                  </w:numPr>
                  <w:ind w:left="113"/>
                  <w:jc w:val="center"/>
                </w:pPr>
                <w:r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p>
            </w:sdtContent>
          </w:sdt>
        </w:tc>
        <w:tc>
          <w:tcPr>
            <w:tcW w:w="1941" w:type="dxa"/>
            <w:vAlign w:val="center"/>
            <w:tcPrChange w:id="14" w:author="(GSMA) Gloria Trujillo" w:date="2024-02-08T00:07:00Z">
              <w:tcPr>
                <w:tcW w:w="2254" w:type="dxa"/>
                <w:vAlign w:val="center"/>
              </w:tcPr>
            </w:tcPrChange>
          </w:tcPr>
          <w:sdt>
            <w:sdtPr>
              <w:rPr>
                <w:rFonts w:ascii="MS Gothic" w:eastAsia="MS Gothic" w:hAnsi="MS Gothic" w:hint="eastAsia"/>
                <w:noProof/>
                <w:sz w:val="36"/>
                <w:lang w:bidi="bn-BD"/>
              </w:rPr>
              <w:id w:val="-100351070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09F8842" w14:textId="202CADB0" w:rsidR="001B374C" w:rsidRPr="00DF5F82" w:rsidRDefault="001B374C" w:rsidP="001B374C">
                <w:pPr>
                  <w:pStyle w:val="TableReferencenumber"/>
                  <w:numPr>
                    <w:ilvl w:val="0"/>
                    <w:numId w:val="0"/>
                  </w:numPr>
                  <w:ind w:left="720" w:hanging="607"/>
                  <w:jc w:val="center"/>
                </w:pPr>
                <w:r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p>
            </w:sdtContent>
          </w:sdt>
        </w:tc>
        <w:tc>
          <w:tcPr>
            <w:tcW w:w="1547" w:type="dxa"/>
            <w:tcPrChange w:id="15" w:author="(GSMA) Gloria Trujillo" w:date="2024-02-08T00:07:00Z">
              <w:tcPr>
                <w:tcW w:w="2254" w:type="dxa"/>
              </w:tcPr>
            </w:tcPrChange>
          </w:tcPr>
          <w:p w14:paraId="7053A391" w14:textId="4C0C790F" w:rsidR="001B374C" w:rsidRPr="002E5486" w:rsidRDefault="001B374C" w:rsidP="001B374C">
            <w:pPr>
              <w:pStyle w:val="TableReferencenumber"/>
              <w:numPr>
                <w:ilvl w:val="0"/>
                <w:numId w:val="0"/>
              </w:numPr>
              <w:ind w:left="720" w:hanging="607"/>
              <w:jc w:val="center"/>
              <w:rPr>
                <w:rFonts w:ascii="MS Gothic" w:eastAsia="MS Gothic" w:hAnsi="MS Gothic"/>
                <w:noProof/>
                <w:sz w:val="36"/>
                <w:lang w:bidi="bn-BD"/>
              </w:rPr>
            </w:pPr>
            <w:ins w:id="16" w:author="(GSMA) Gloria Trujillo" w:date="2024-02-08T00:07:00Z">
              <w:r w:rsidRPr="002E5486">
                <w:rPr>
                  <w:rStyle w:val="normaltextrun"/>
                  <w:rFonts w:ascii="MS Gothic" w:eastAsia="MS Gothic" w:hAnsi="MS Gothic" w:cs="Segoe UI" w:hint="eastAsia"/>
                  <w:color w:val="D13438"/>
                  <w:sz w:val="36"/>
                  <w:szCs w:val="36"/>
                  <w:u w:val="single"/>
                </w:rPr>
                <w:t>☐</w:t>
              </w:r>
              <w:r w:rsidRPr="002E5486">
                <w:rPr>
                  <w:rStyle w:val="eop"/>
                  <w:rFonts w:ascii="MS Gothic" w:eastAsia="MS Gothic" w:hAnsi="MS Gothic" w:cs="Segoe UI" w:hint="eastAsia"/>
                  <w:sz w:val="36"/>
                  <w:szCs w:val="36"/>
                </w:rPr>
                <w:t> </w:t>
              </w:r>
            </w:ins>
          </w:p>
        </w:tc>
      </w:tr>
      <w:tr w:rsidR="001B374C" w14:paraId="28601BE7" w14:textId="53B6EAD5" w:rsidTr="001B374C">
        <w:tc>
          <w:tcPr>
            <w:tcW w:w="1842" w:type="dxa"/>
            <w:vAlign w:val="center"/>
            <w:tcPrChange w:id="17" w:author="(GSMA) Gloria Trujillo" w:date="2024-02-08T00:07:00Z">
              <w:tcPr>
                <w:tcW w:w="2254" w:type="dxa"/>
                <w:vAlign w:val="center"/>
              </w:tcPr>
            </w:tcPrChange>
          </w:tcPr>
          <w:p w14:paraId="0BCB1B45" w14:textId="6A0060B8" w:rsidR="001B374C" w:rsidRPr="0078257A" w:rsidRDefault="001B374C" w:rsidP="001B374C">
            <w:pPr>
              <w:pStyle w:val="TableText"/>
            </w:pPr>
            <w:bookmarkStart w:id="18" w:name="_Ref469497042"/>
            <w:r w:rsidRPr="00DC1B6A">
              <w:t xml:space="preserve">Complete </w:t>
            </w:r>
            <w:r w:rsidRPr="00975E76">
              <w:t xml:space="preserve">and attach </w:t>
            </w:r>
            <w:r>
              <w:t>Annex A.2</w:t>
            </w:r>
          </w:p>
        </w:tc>
        <w:tc>
          <w:tcPr>
            <w:tcW w:w="1843" w:type="dxa"/>
            <w:tcPrChange w:id="19" w:author="(GSMA) Gloria Trujillo" w:date="2024-02-08T00:07:00Z">
              <w:tcPr>
                <w:tcW w:w="2254" w:type="dxa"/>
              </w:tcPr>
            </w:tcPrChange>
          </w:tcPr>
          <w:p w14:paraId="10885A91" w14:textId="201471AF" w:rsidR="001B374C" w:rsidRPr="00DC1B6A" w:rsidRDefault="001B374C" w:rsidP="001B374C">
            <w:pPr>
              <w:pStyle w:val="TableText"/>
            </w:pPr>
            <w:r w:rsidRPr="00DC1B6A">
              <w:t xml:space="preserve">Complete </w:t>
            </w:r>
            <w:r w:rsidRPr="00975E76">
              <w:t xml:space="preserve">and attach </w:t>
            </w:r>
            <w:r>
              <w:t>Annex A.3</w:t>
            </w:r>
          </w:p>
        </w:tc>
        <w:bookmarkEnd w:id="18"/>
        <w:tc>
          <w:tcPr>
            <w:tcW w:w="1843" w:type="dxa"/>
            <w:vAlign w:val="center"/>
            <w:tcPrChange w:id="20" w:author="(GSMA) Gloria Trujillo" w:date="2024-02-08T00:07:00Z">
              <w:tcPr>
                <w:tcW w:w="2254" w:type="dxa"/>
                <w:vAlign w:val="center"/>
              </w:tcPr>
            </w:tcPrChange>
          </w:tcPr>
          <w:p w14:paraId="09E1E92A" w14:textId="160F3323" w:rsidR="001B374C" w:rsidRPr="00DF5F82" w:rsidRDefault="001B374C" w:rsidP="001B374C">
            <w:pPr>
              <w:pStyle w:val="TableReferencenumber"/>
              <w:numPr>
                <w:ilvl w:val="0"/>
                <w:numId w:val="0"/>
              </w:numPr>
            </w:pPr>
            <w:r w:rsidRPr="00DC1B6A">
              <w:t xml:space="preserve">Complete </w:t>
            </w:r>
            <w:r w:rsidRPr="00975E76">
              <w:t xml:space="preserve">and attach </w:t>
            </w:r>
            <w:r>
              <w:t>Annex A.4</w:t>
            </w:r>
          </w:p>
        </w:tc>
        <w:tc>
          <w:tcPr>
            <w:tcW w:w="1941" w:type="dxa"/>
            <w:vAlign w:val="center"/>
            <w:tcPrChange w:id="21" w:author="(GSMA) Gloria Trujillo" w:date="2024-02-08T00:07:00Z">
              <w:tcPr>
                <w:tcW w:w="2254" w:type="dxa"/>
                <w:vAlign w:val="center"/>
              </w:tcPr>
            </w:tcPrChange>
          </w:tcPr>
          <w:p w14:paraId="3ABAB936" w14:textId="1A26169D" w:rsidR="001B374C" w:rsidRDefault="001B374C" w:rsidP="001B374C">
            <w:pPr>
              <w:pStyle w:val="TableReferencenumber"/>
              <w:numPr>
                <w:ilvl w:val="0"/>
                <w:numId w:val="0"/>
              </w:numPr>
              <w:ind w:left="113"/>
            </w:pPr>
            <w:r w:rsidRPr="00DC1B6A">
              <w:t xml:space="preserve">Complete </w:t>
            </w:r>
            <w:r w:rsidRPr="00975E76">
              <w:t xml:space="preserve">and attach </w:t>
            </w:r>
            <w:r>
              <w:t>Annex A.5</w:t>
            </w:r>
          </w:p>
        </w:tc>
        <w:tc>
          <w:tcPr>
            <w:tcW w:w="1547" w:type="dxa"/>
            <w:tcPrChange w:id="22" w:author="(GSMA) Gloria Trujillo" w:date="2024-02-08T00:07:00Z">
              <w:tcPr>
                <w:tcW w:w="2254" w:type="dxa"/>
              </w:tcPr>
            </w:tcPrChange>
          </w:tcPr>
          <w:p w14:paraId="2B5BE2A5" w14:textId="158D242C" w:rsidR="001B374C" w:rsidRPr="00DC1B6A" w:rsidRDefault="001B374C" w:rsidP="001B374C">
            <w:pPr>
              <w:pStyle w:val="TableReferencenumber"/>
              <w:numPr>
                <w:ilvl w:val="0"/>
                <w:numId w:val="0"/>
              </w:numPr>
              <w:ind w:left="113"/>
            </w:pPr>
            <w:ins w:id="23" w:author="(GSMA) Gloria Trujillo" w:date="2024-02-08T00:07:00Z">
              <w:r>
                <w:rPr>
                  <w:rStyle w:val="normaltextrun"/>
                  <w:color w:val="D13438"/>
                  <w:u w:val="single"/>
                </w:rPr>
                <w:t>Complete and attach Annex A.9</w:t>
              </w:r>
              <w:r>
                <w:rPr>
                  <w:rStyle w:val="eop"/>
                </w:rPr>
                <w:t> </w:t>
              </w:r>
            </w:ins>
          </w:p>
        </w:tc>
      </w:tr>
      <w:tr w:rsidR="001B374C" w14:paraId="26F77D1C" w14:textId="77777777" w:rsidTr="00E14FD2">
        <w:trPr>
          <w:ins w:id="24" w:author="(GSMA) Gloria Trujillo" w:date="2024-02-08T00:07:00Z"/>
        </w:trPr>
        <w:tc>
          <w:tcPr>
            <w:tcW w:w="9016" w:type="dxa"/>
            <w:gridSpan w:val="5"/>
            <w:vAlign w:val="center"/>
          </w:tcPr>
          <w:p w14:paraId="6FFF0F36" w14:textId="76ACBA21" w:rsidR="001B374C" w:rsidRDefault="001B374C" w:rsidP="001B374C">
            <w:pPr>
              <w:pStyle w:val="TableReferencenumber"/>
              <w:numPr>
                <w:ilvl w:val="0"/>
                <w:numId w:val="0"/>
              </w:numPr>
              <w:ind w:left="113"/>
              <w:rPr>
                <w:ins w:id="25" w:author="(GSMA) Gloria Trujillo" w:date="2024-02-08T00:07:00Z"/>
                <w:rStyle w:val="normaltextrun"/>
                <w:color w:val="D13438"/>
                <w:u w:val="single"/>
              </w:rPr>
            </w:pPr>
            <w:ins w:id="26" w:author="(GSMA) Gloria Trujillo" w:date="2024-02-08T00:07:00Z">
              <w:r>
                <w:rPr>
                  <w:rStyle w:val="normaltextrun"/>
                  <w:b/>
                  <w:bCs/>
                  <w:color w:val="000000"/>
                  <w:shd w:val="clear" w:color="auto" w:fill="FFFFFF"/>
                </w:rPr>
                <w:t>Product Name</w:t>
              </w:r>
              <w:r>
                <w:rPr>
                  <w:rStyle w:val="eop"/>
                  <w:color w:val="000000"/>
                  <w:shd w:val="clear" w:color="auto" w:fill="FFFFFF"/>
                </w:rPr>
                <w:t> </w:t>
              </w:r>
            </w:ins>
          </w:p>
        </w:tc>
      </w:tr>
      <w:tr w:rsidR="001B374C" w14:paraId="670D533A" w14:textId="77777777" w:rsidTr="004B1F6A">
        <w:trPr>
          <w:ins w:id="27" w:author="(GSMA) Gloria Trujillo" w:date="2024-02-08T00:07:00Z"/>
        </w:trPr>
        <w:tc>
          <w:tcPr>
            <w:tcW w:w="9016" w:type="dxa"/>
            <w:gridSpan w:val="5"/>
            <w:vAlign w:val="center"/>
          </w:tcPr>
          <w:p w14:paraId="5635BFD6" w14:textId="5B6D83BD" w:rsidR="001B374C" w:rsidRDefault="001B374C" w:rsidP="001B374C">
            <w:pPr>
              <w:pStyle w:val="TableReferencenumber"/>
              <w:numPr>
                <w:ilvl w:val="0"/>
                <w:numId w:val="0"/>
              </w:numPr>
              <w:ind w:left="113"/>
              <w:rPr>
                <w:ins w:id="28" w:author="(GSMA) Gloria Trujillo" w:date="2024-02-08T00:07:00Z"/>
                <w:rStyle w:val="normaltextrun"/>
                <w:color w:val="D13438"/>
                <w:u w:val="single"/>
              </w:rPr>
            </w:pPr>
            <w:ins w:id="29" w:author="(GSMA) Gloria Trujillo" w:date="2024-02-08T00:07:00Z">
              <w:r>
                <w:rPr>
                  <w:rStyle w:val="normaltextrun"/>
                  <w:i/>
                  <w:iCs/>
                  <w:color w:val="808080"/>
                  <w:shd w:val="clear" w:color="auto" w:fill="FFFFFF"/>
                </w:rPr>
                <w:t>[Product name as indicated in Annex A.2, A.3, A.4 or A.5 or</w:t>
              </w:r>
              <w:r>
                <w:rPr>
                  <w:rStyle w:val="normaltextrun"/>
                  <w:i/>
                  <w:iCs/>
                  <w:color w:val="0078D4"/>
                  <w:u w:val="single"/>
                  <w:shd w:val="clear" w:color="auto" w:fill="FFFFFF"/>
                </w:rPr>
                <w:t xml:space="preserve"> A.9</w:t>
              </w:r>
              <w:r>
                <w:rPr>
                  <w:rStyle w:val="normaltextrun"/>
                  <w:i/>
                  <w:iCs/>
                  <w:color w:val="808080"/>
                  <w:shd w:val="clear" w:color="auto" w:fill="FFFFFF"/>
                </w:rPr>
                <w:t>]</w:t>
              </w:r>
              <w:r>
                <w:rPr>
                  <w:rStyle w:val="eop"/>
                  <w:color w:val="808080"/>
                  <w:shd w:val="clear" w:color="auto" w:fill="FFFFFF"/>
                </w:rPr>
                <w:t> </w:t>
              </w:r>
            </w:ins>
          </w:p>
        </w:tc>
      </w:tr>
    </w:tbl>
    <w:p w14:paraId="169D415C" w14:textId="77777777" w:rsidR="001B374C" w:rsidRDefault="001B374C" w:rsidP="00A54503">
      <w:pPr>
        <w:pStyle w:val="Heading2"/>
        <w:numPr>
          <w:ilvl w:val="0"/>
          <w:numId w:val="0"/>
        </w:numPr>
        <w:rPr>
          <w:ins w:id="30" w:author="(GSMA) Gloria Trujillo" w:date="2024-02-08T00:08:00Z"/>
          <w:iCs w:val="0"/>
          <w:szCs w:val="24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846"/>
        <w:gridCol w:w="8170"/>
        <w:tblGridChange w:id="31">
          <w:tblGrid>
            <w:gridCol w:w="846"/>
            <w:gridCol w:w="8170"/>
          </w:tblGrid>
        </w:tblGridChange>
      </w:tblGrid>
      <w:tr w:rsidR="001B374C" w:rsidRPr="001B374C" w14:paraId="21350213" w14:textId="77777777" w:rsidTr="00617187">
        <w:trPr>
          <w:ins w:id="32" w:author="(GSMA) Gloria Trujillo" w:date="2024-02-08T00:08:00Z"/>
        </w:trPr>
        <w:tc>
          <w:tcPr>
            <w:tcW w:w="9016" w:type="dxa"/>
            <w:gridSpan w:val="2"/>
          </w:tcPr>
          <w:p w14:paraId="2668E564" w14:textId="77777777" w:rsidR="001B374C" w:rsidRPr="001B374C" w:rsidRDefault="001B374C" w:rsidP="001B374C">
            <w:pPr>
              <w:spacing w:after="200" w:line="276" w:lineRule="auto"/>
              <w:rPr>
                <w:ins w:id="33" w:author="(GSMA) Gloria Trujillo" w:date="2024-02-08T00:08:00Z"/>
                <w:rFonts w:ascii="Arial" w:eastAsia="SimSun" w:hAnsi="Arial"/>
              </w:rPr>
            </w:pPr>
            <w:proofErr w:type="spellStart"/>
            <w:ins w:id="34" w:author="(GSMA) Gloria Trujillo" w:date="2024-02-08T00:08:00Z">
              <w:r w:rsidRPr="001B374C">
                <w:rPr>
                  <w:rFonts w:ascii="Calibri" w:eastAsia="SimSun" w:hAnsi="Calibri" w:cs="Calibri"/>
                  <w:b/>
                  <w:bCs/>
                  <w:color w:val="D13438"/>
                  <w:shd w:val="clear" w:color="auto" w:fill="FFFFFF"/>
                  <w:lang w:val="es-ES"/>
                  <w:rPrChange w:id="35" w:author="(GSMA) Gloria Trujillo" w:date="2024-02-08T00:09:00Z">
                    <w:rPr>
                      <w:rFonts w:ascii="Calibri" w:eastAsia="SimSun" w:hAnsi="Calibri" w:cs="Calibri"/>
                      <w:b/>
                      <w:bCs/>
                      <w:color w:val="D13438"/>
                      <w:u w:val="single"/>
                      <w:shd w:val="clear" w:color="auto" w:fill="FFFFFF"/>
                      <w:lang w:val="es-ES"/>
                    </w:rPr>
                  </w:rPrChange>
                </w:rPr>
                <w:t>Please</w:t>
              </w:r>
              <w:proofErr w:type="spellEnd"/>
              <w:r w:rsidRPr="001B374C">
                <w:rPr>
                  <w:rFonts w:ascii="Calibri" w:eastAsia="SimSun" w:hAnsi="Calibri" w:cs="Calibri"/>
                  <w:b/>
                  <w:bCs/>
                  <w:color w:val="D13438"/>
                  <w:shd w:val="clear" w:color="auto" w:fill="FFFFFF"/>
                  <w:lang w:val="es-ES"/>
                  <w:rPrChange w:id="36" w:author="(GSMA) Gloria Trujillo" w:date="2024-02-08T00:09:00Z">
                    <w:rPr>
                      <w:rFonts w:ascii="Calibri" w:eastAsia="SimSun" w:hAnsi="Calibri" w:cs="Calibri"/>
                      <w:b/>
                      <w:bCs/>
                      <w:color w:val="D13438"/>
                      <w:u w:val="single"/>
                      <w:shd w:val="clear" w:color="auto" w:fill="FFFFFF"/>
                      <w:lang w:val="es-ES"/>
                    </w:rPr>
                  </w:rPrChange>
                </w:rPr>
                <w:t xml:space="preserve"> </w:t>
              </w:r>
              <w:proofErr w:type="spellStart"/>
              <w:r w:rsidRPr="001B374C">
                <w:rPr>
                  <w:rFonts w:ascii="Calibri" w:eastAsia="SimSun" w:hAnsi="Calibri" w:cs="Calibri"/>
                  <w:b/>
                  <w:bCs/>
                  <w:color w:val="D13438"/>
                  <w:shd w:val="clear" w:color="auto" w:fill="FFFFFF"/>
                  <w:lang w:val="es-ES"/>
                  <w:rPrChange w:id="37" w:author="(GSMA) Gloria Trujillo" w:date="2024-02-08T00:09:00Z">
                    <w:rPr>
                      <w:rFonts w:ascii="Calibri" w:eastAsia="SimSun" w:hAnsi="Calibri" w:cs="Calibri"/>
                      <w:b/>
                      <w:bCs/>
                      <w:color w:val="D13438"/>
                      <w:u w:val="single"/>
                      <w:shd w:val="clear" w:color="auto" w:fill="FFFFFF"/>
                      <w:lang w:val="es-ES"/>
                    </w:rPr>
                  </w:rPrChange>
                </w:rPr>
                <w:t>indicate</w:t>
              </w:r>
              <w:proofErr w:type="spellEnd"/>
              <w:r w:rsidRPr="001B374C">
                <w:rPr>
                  <w:rFonts w:ascii="Calibri" w:eastAsia="SimSun" w:hAnsi="Calibri" w:cs="Calibri"/>
                  <w:b/>
                  <w:bCs/>
                  <w:color w:val="D13438"/>
                  <w:shd w:val="clear" w:color="auto" w:fill="FFFFFF"/>
                  <w:lang w:val="es-ES"/>
                  <w:rPrChange w:id="38" w:author="(GSMA) Gloria Trujillo" w:date="2024-02-08T00:09:00Z">
                    <w:rPr>
                      <w:rFonts w:ascii="Calibri" w:eastAsia="SimSun" w:hAnsi="Calibri" w:cs="Calibri"/>
                      <w:b/>
                      <w:bCs/>
                      <w:color w:val="D13438"/>
                      <w:u w:val="single"/>
                      <w:shd w:val="clear" w:color="auto" w:fill="FFFFFF"/>
                      <w:lang w:val="es-ES"/>
                    </w:rPr>
                  </w:rPrChange>
                </w:rPr>
                <w:t xml:space="preserve"> </w:t>
              </w:r>
              <w:proofErr w:type="spellStart"/>
              <w:r w:rsidRPr="001B374C">
                <w:rPr>
                  <w:rFonts w:ascii="Calibri" w:eastAsia="SimSun" w:hAnsi="Calibri" w:cs="Calibri"/>
                  <w:b/>
                  <w:bCs/>
                  <w:color w:val="D13438"/>
                  <w:shd w:val="clear" w:color="auto" w:fill="FFFFFF"/>
                  <w:lang w:val="es-ES"/>
                  <w:rPrChange w:id="39" w:author="(GSMA) Gloria Trujillo" w:date="2024-02-08T00:09:00Z">
                    <w:rPr>
                      <w:rFonts w:ascii="Calibri" w:eastAsia="SimSun" w:hAnsi="Calibri" w:cs="Calibri"/>
                      <w:b/>
                      <w:bCs/>
                      <w:color w:val="D13438"/>
                      <w:u w:val="single"/>
                      <w:shd w:val="clear" w:color="auto" w:fill="FFFFFF"/>
                      <w:lang w:val="es-ES"/>
                    </w:rPr>
                  </w:rPrChange>
                </w:rPr>
                <w:t>the</w:t>
              </w:r>
              <w:proofErr w:type="spellEnd"/>
              <w:r w:rsidRPr="001B374C">
                <w:rPr>
                  <w:rFonts w:ascii="Calibri" w:eastAsia="SimSun" w:hAnsi="Calibri" w:cs="Calibri"/>
                  <w:b/>
                  <w:bCs/>
                  <w:color w:val="D13438"/>
                  <w:shd w:val="clear" w:color="auto" w:fill="FFFFFF"/>
                  <w:lang w:val="es-ES"/>
                  <w:rPrChange w:id="40" w:author="(GSMA) Gloria Trujillo" w:date="2024-02-08T00:09:00Z">
                    <w:rPr>
                      <w:rFonts w:ascii="Calibri" w:eastAsia="SimSun" w:hAnsi="Calibri" w:cs="Calibri"/>
                      <w:b/>
                      <w:bCs/>
                      <w:color w:val="D13438"/>
                      <w:u w:val="single"/>
                      <w:shd w:val="clear" w:color="auto" w:fill="FFFFFF"/>
                      <w:lang w:val="es-ES"/>
                    </w:rPr>
                  </w:rPrChange>
                </w:rPr>
                <w:t xml:space="preserve"> </w:t>
              </w:r>
              <w:proofErr w:type="spellStart"/>
              <w:r w:rsidRPr="001B374C">
                <w:rPr>
                  <w:rFonts w:ascii="Calibri" w:eastAsia="SimSun" w:hAnsi="Calibri" w:cs="Calibri"/>
                  <w:b/>
                  <w:bCs/>
                  <w:color w:val="D13438"/>
                  <w:shd w:val="clear" w:color="auto" w:fill="FFFFFF"/>
                  <w:lang w:val="es-ES"/>
                  <w:rPrChange w:id="41" w:author="(GSMA) Gloria Trujillo" w:date="2024-02-08T00:09:00Z">
                    <w:rPr>
                      <w:rFonts w:ascii="Calibri" w:eastAsia="SimSun" w:hAnsi="Calibri" w:cs="Calibri"/>
                      <w:b/>
                      <w:bCs/>
                      <w:color w:val="D13438"/>
                      <w:u w:val="single"/>
                      <w:shd w:val="clear" w:color="auto" w:fill="FFFFFF"/>
                      <w:lang w:val="es-ES"/>
                    </w:rPr>
                  </w:rPrChange>
                </w:rPr>
                <w:t>visibility</w:t>
              </w:r>
              <w:proofErr w:type="spellEnd"/>
              <w:r w:rsidRPr="001B374C">
                <w:rPr>
                  <w:rFonts w:ascii="Calibri" w:eastAsia="SimSun" w:hAnsi="Calibri" w:cs="Calibri"/>
                  <w:b/>
                  <w:bCs/>
                  <w:color w:val="D13438"/>
                  <w:shd w:val="clear" w:color="auto" w:fill="FFFFFF"/>
                  <w:lang w:val="es-ES"/>
                  <w:rPrChange w:id="42" w:author="(GSMA) Gloria Trujillo" w:date="2024-02-08T00:09:00Z">
                    <w:rPr>
                      <w:rFonts w:ascii="Calibri" w:eastAsia="SimSun" w:hAnsi="Calibri" w:cs="Calibri"/>
                      <w:b/>
                      <w:bCs/>
                      <w:color w:val="D13438"/>
                      <w:u w:val="single"/>
                      <w:shd w:val="clear" w:color="auto" w:fill="FFFFFF"/>
                      <w:lang w:val="es-ES"/>
                    </w:rPr>
                  </w:rPrChange>
                </w:rPr>
                <w:t xml:space="preserve"> </w:t>
              </w:r>
              <w:proofErr w:type="spellStart"/>
              <w:r w:rsidRPr="001B374C">
                <w:rPr>
                  <w:rFonts w:ascii="Calibri" w:eastAsia="SimSun" w:hAnsi="Calibri" w:cs="Calibri"/>
                  <w:b/>
                  <w:bCs/>
                  <w:color w:val="D13438"/>
                  <w:shd w:val="clear" w:color="auto" w:fill="FFFFFF"/>
                  <w:lang w:val="es-ES"/>
                  <w:rPrChange w:id="43" w:author="(GSMA) Gloria Trujillo" w:date="2024-02-08T00:09:00Z">
                    <w:rPr>
                      <w:rFonts w:ascii="Calibri" w:eastAsia="SimSun" w:hAnsi="Calibri" w:cs="Calibri"/>
                      <w:b/>
                      <w:bCs/>
                      <w:color w:val="D13438"/>
                      <w:u w:val="single"/>
                      <w:shd w:val="clear" w:color="auto" w:fill="FFFFFF"/>
                      <w:lang w:val="es-ES"/>
                    </w:rPr>
                  </w:rPrChange>
                </w:rPr>
                <w:t>of</w:t>
              </w:r>
              <w:proofErr w:type="spellEnd"/>
              <w:r w:rsidRPr="001B374C">
                <w:rPr>
                  <w:rFonts w:ascii="Calibri" w:eastAsia="SimSun" w:hAnsi="Calibri" w:cs="Calibri"/>
                  <w:b/>
                  <w:bCs/>
                  <w:color w:val="D13438"/>
                  <w:shd w:val="clear" w:color="auto" w:fill="FFFFFF"/>
                  <w:lang w:val="es-ES"/>
                  <w:rPrChange w:id="44" w:author="(GSMA) Gloria Trujillo" w:date="2024-02-08T00:09:00Z">
                    <w:rPr>
                      <w:rFonts w:ascii="Calibri" w:eastAsia="SimSun" w:hAnsi="Calibri" w:cs="Calibri"/>
                      <w:b/>
                      <w:bCs/>
                      <w:color w:val="D13438"/>
                      <w:u w:val="single"/>
                      <w:shd w:val="clear" w:color="auto" w:fill="FFFFFF"/>
                      <w:lang w:val="es-ES"/>
                    </w:rPr>
                  </w:rPrChange>
                </w:rPr>
                <w:t xml:space="preserve"> </w:t>
              </w:r>
              <w:proofErr w:type="spellStart"/>
              <w:r w:rsidRPr="001B374C">
                <w:rPr>
                  <w:rFonts w:ascii="Calibri" w:eastAsia="SimSun" w:hAnsi="Calibri" w:cs="Calibri"/>
                  <w:b/>
                  <w:bCs/>
                  <w:color w:val="D13438"/>
                  <w:shd w:val="clear" w:color="auto" w:fill="FFFFFF"/>
                  <w:lang w:val="es-ES"/>
                  <w:rPrChange w:id="45" w:author="(GSMA) Gloria Trujillo" w:date="2024-02-08T00:09:00Z">
                    <w:rPr>
                      <w:rFonts w:ascii="Calibri" w:eastAsia="SimSun" w:hAnsi="Calibri" w:cs="Calibri"/>
                      <w:b/>
                      <w:bCs/>
                      <w:color w:val="D13438"/>
                      <w:u w:val="single"/>
                      <w:shd w:val="clear" w:color="auto" w:fill="FFFFFF"/>
                      <w:lang w:val="es-ES"/>
                    </w:rPr>
                  </w:rPrChange>
                </w:rPr>
                <w:t>this</w:t>
              </w:r>
              <w:proofErr w:type="spellEnd"/>
              <w:r w:rsidRPr="001B374C">
                <w:rPr>
                  <w:rFonts w:ascii="Calibri" w:eastAsia="SimSun" w:hAnsi="Calibri" w:cs="Calibri"/>
                  <w:b/>
                  <w:bCs/>
                  <w:color w:val="D13438"/>
                  <w:shd w:val="clear" w:color="auto" w:fill="FFFFFF"/>
                  <w:lang w:val="es-ES"/>
                  <w:rPrChange w:id="46" w:author="(GSMA) Gloria Trujillo" w:date="2024-02-08T00:09:00Z">
                    <w:rPr>
                      <w:rFonts w:ascii="Calibri" w:eastAsia="SimSun" w:hAnsi="Calibri" w:cs="Calibri"/>
                      <w:b/>
                      <w:bCs/>
                      <w:color w:val="D13438"/>
                      <w:u w:val="single"/>
                      <w:shd w:val="clear" w:color="auto" w:fill="FFFFFF"/>
                      <w:lang w:val="es-ES"/>
                    </w:rPr>
                  </w:rPrChange>
                </w:rPr>
                <w:t xml:space="preserve"> </w:t>
              </w:r>
              <w:proofErr w:type="spellStart"/>
              <w:r w:rsidRPr="001B374C">
                <w:rPr>
                  <w:rFonts w:ascii="Calibri" w:eastAsia="SimSun" w:hAnsi="Calibri" w:cs="Calibri"/>
                  <w:b/>
                  <w:bCs/>
                  <w:color w:val="D13438"/>
                  <w:shd w:val="clear" w:color="auto" w:fill="FFFFFF"/>
                  <w:lang w:val="es-ES"/>
                  <w:rPrChange w:id="47" w:author="(GSMA) Gloria Trujillo" w:date="2024-02-08T00:09:00Z">
                    <w:rPr>
                      <w:rFonts w:ascii="Calibri" w:eastAsia="SimSun" w:hAnsi="Calibri" w:cs="Calibri"/>
                      <w:b/>
                      <w:bCs/>
                      <w:color w:val="D13438"/>
                      <w:u w:val="single"/>
                      <w:shd w:val="clear" w:color="auto" w:fill="FFFFFF"/>
                      <w:lang w:val="es-ES"/>
                    </w:rPr>
                  </w:rPrChange>
                </w:rPr>
                <w:t>product</w:t>
              </w:r>
              <w:proofErr w:type="spellEnd"/>
              <w:r w:rsidRPr="001B374C">
                <w:rPr>
                  <w:rFonts w:ascii="Calibri" w:eastAsia="SimSun" w:hAnsi="Calibri" w:cs="Calibri"/>
                  <w:b/>
                  <w:bCs/>
                  <w:color w:val="D13438"/>
                  <w:shd w:val="clear" w:color="auto" w:fill="FFFFFF"/>
                  <w:lang w:val="es-ES"/>
                  <w:rPrChange w:id="48" w:author="(GSMA) Gloria Trujillo" w:date="2024-02-08T00:09:00Z">
                    <w:rPr>
                      <w:rFonts w:ascii="Calibri" w:eastAsia="SimSun" w:hAnsi="Calibri" w:cs="Calibri"/>
                      <w:b/>
                      <w:bCs/>
                      <w:color w:val="D13438"/>
                      <w:u w:val="single"/>
                      <w:shd w:val="clear" w:color="auto" w:fill="FFFFFF"/>
                      <w:lang w:val="es-ES"/>
                    </w:rPr>
                  </w:rPrChange>
                </w:rPr>
                <w:t xml:space="preserve"> </w:t>
              </w:r>
              <w:proofErr w:type="spellStart"/>
              <w:r w:rsidRPr="001B374C">
                <w:rPr>
                  <w:rFonts w:ascii="Calibri" w:eastAsia="SimSun" w:hAnsi="Calibri" w:cs="Calibri"/>
                  <w:b/>
                  <w:bCs/>
                  <w:color w:val="D13438"/>
                  <w:shd w:val="clear" w:color="auto" w:fill="FFFFFF"/>
                  <w:lang w:val="es-ES"/>
                  <w:rPrChange w:id="49" w:author="(GSMA) Gloria Trujillo" w:date="2024-02-08T00:09:00Z">
                    <w:rPr>
                      <w:rFonts w:ascii="Calibri" w:eastAsia="SimSun" w:hAnsi="Calibri" w:cs="Calibri"/>
                      <w:b/>
                      <w:bCs/>
                      <w:color w:val="D13438"/>
                      <w:u w:val="single"/>
                      <w:shd w:val="clear" w:color="auto" w:fill="FFFFFF"/>
                      <w:lang w:val="es-ES"/>
                    </w:rPr>
                  </w:rPrChange>
                </w:rPr>
                <w:t>declaration</w:t>
              </w:r>
              <w:proofErr w:type="spellEnd"/>
              <w:r w:rsidRPr="001B374C">
                <w:rPr>
                  <w:rFonts w:ascii="Calibri" w:eastAsia="SimSun" w:hAnsi="Calibri" w:cs="Calibri"/>
                  <w:b/>
                  <w:bCs/>
                  <w:color w:val="D13438"/>
                  <w:shd w:val="clear" w:color="auto" w:fill="FFFFFF"/>
                  <w:lang w:val="es-ES"/>
                  <w:rPrChange w:id="50" w:author="(GSMA) Gloria Trujillo" w:date="2024-02-08T00:09:00Z">
                    <w:rPr>
                      <w:rFonts w:ascii="Calibri" w:eastAsia="SimSun" w:hAnsi="Calibri" w:cs="Calibri"/>
                      <w:b/>
                      <w:bCs/>
                      <w:color w:val="D13438"/>
                      <w:u w:val="single"/>
                      <w:shd w:val="clear" w:color="auto" w:fill="FFFFFF"/>
                      <w:lang w:val="es-ES"/>
                    </w:rPr>
                  </w:rPrChange>
                </w:rPr>
                <w:t xml:space="preserve"> </w:t>
              </w:r>
              <w:proofErr w:type="spellStart"/>
              <w:r w:rsidRPr="001B374C">
                <w:rPr>
                  <w:rFonts w:ascii="Calibri" w:eastAsia="SimSun" w:hAnsi="Calibri" w:cs="Calibri"/>
                  <w:b/>
                  <w:bCs/>
                  <w:color w:val="D13438"/>
                  <w:shd w:val="clear" w:color="auto" w:fill="FFFFFF"/>
                  <w:lang w:val="es-ES"/>
                  <w:rPrChange w:id="51" w:author="(GSMA) Gloria Trujillo" w:date="2024-02-08T00:09:00Z">
                    <w:rPr>
                      <w:rFonts w:ascii="Calibri" w:eastAsia="SimSun" w:hAnsi="Calibri" w:cs="Calibri"/>
                      <w:b/>
                      <w:bCs/>
                      <w:color w:val="D13438"/>
                      <w:u w:val="single"/>
                      <w:shd w:val="clear" w:color="auto" w:fill="FFFFFF"/>
                      <w:lang w:val="es-ES"/>
                    </w:rPr>
                  </w:rPrChange>
                </w:rPr>
                <w:t>below</w:t>
              </w:r>
              <w:proofErr w:type="spellEnd"/>
            </w:ins>
          </w:p>
        </w:tc>
      </w:tr>
      <w:tr w:rsidR="001B374C" w:rsidRPr="001B374C" w14:paraId="75FBA9A6" w14:textId="77777777" w:rsidTr="001B374C">
        <w:tblPrEx>
          <w:tblW w:w="0" w:type="auto"/>
          <w:tblPrExChange w:id="52" w:author="(GSMA) Gloria Trujillo" w:date="2024-02-08T00:10:00Z">
            <w:tblPrEx>
              <w:tblW w:w="0" w:type="auto"/>
            </w:tblPrEx>
          </w:tblPrExChange>
        </w:tblPrEx>
        <w:trPr>
          <w:trHeight w:val="291"/>
          <w:ins w:id="53" w:author="(GSMA) Gloria Trujillo" w:date="2024-02-08T00:08:00Z"/>
        </w:trPr>
        <w:tc>
          <w:tcPr>
            <w:tcW w:w="846" w:type="dxa"/>
            <w:tcPrChange w:id="54" w:author="(GSMA) Gloria Trujillo" w:date="2024-02-08T00:10:00Z">
              <w:tcPr>
                <w:tcW w:w="846" w:type="dxa"/>
              </w:tcPr>
            </w:tcPrChange>
          </w:tcPr>
          <w:p w14:paraId="099D5717" w14:textId="77777777" w:rsidR="001B374C" w:rsidRPr="001B374C" w:rsidRDefault="001B374C" w:rsidP="001B374C">
            <w:pPr>
              <w:spacing w:after="200" w:line="276" w:lineRule="auto"/>
              <w:rPr>
                <w:ins w:id="55" w:author="(GSMA) Gloria Trujillo" w:date="2024-02-08T00:08:00Z"/>
                <w:rFonts w:ascii="Arial" w:eastAsia="SimSun" w:hAnsi="Arial"/>
              </w:rPr>
            </w:pPr>
            <w:ins w:id="56" w:author="(GSMA) Gloria Trujillo" w:date="2024-02-08T00:08:00Z">
              <w:r w:rsidRPr="001B374C">
                <w:rPr>
                  <w:rFonts w:ascii="Segoe UI Symbol" w:eastAsia="SimSun" w:hAnsi="Segoe UI Symbol" w:cs="Segoe UI"/>
                  <w:color w:val="D13438"/>
                  <w:sz w:val="22"/>
                  <w:szCs w:val="22"/>
                  <w:u w:val="single"/>
                  <w:rPrChange w:id="57" w:author="(GSMA) Gloria Trujillo" w:date="2024-02-08T00:10:00Z">
                    <w:rPr>
                      <w:rFonts w:ascii="Segoe UI Symbol" w:eastAsia="SimSun" w:hAnsi="Segoe UI Symbol" w:cs="Segoe UI"/>
                      <w:color w:val="D13438"/>
                      <w:sz w:val="36"/>
                      <w:szCs w:val="36"/>
                      <w:u w:val="single"/>
                    </w:rPr>
                  </w:rPrChange>
                </w:rPr>
                <w:t>☐</w:t>
              </w:r>
              <w:r w:rsidRPr="001B374C">
                <w:rPr>
                  <w:rFonts w:ascii="Segoe UI Symbol" w:eastAsia="SimSun" w:hAnsi="Segoe UI Symbol" w:cs="Segoe UI"/>
                  <w:color w:val="D13438"/>
                  <w:sz w:val="22"/>
                  <w:szCs w:val="22"/>
                  <w:rPrChange w:id="58" w:author="(GSMA) Gloria Trujillo" w:date="2024-02-08T00:10:00Z">
                    <w:rPr>
                      <w:rFonts w:ascii="Segoe UI Symbol" w:eastAsia="SimSun" w:hAnsi="Segoe UI Symbol" w:cs="Segoe UI"/>
                      <w:color w:val="D13438"/>
                      <w:sz w:val="36"/>
                      <w:szCs w:val="36"/>
                    </w:rPr>
                  </w:rPrChange>
                </w:rPr>
                <w:t> </w:t>
              </w:r>
            </w:ins>
          </w:p>
        </w:tc>
        <w:tc>
          <w:tcPr>
            <w:tcW w:w="8170" w:type="dxa"/>
            <w:vAlign w:val="center"/>
            <w:tcPrChange w:id="59" w:author="(GSMA) Gloria Trujillo" w:date="2024-02-08T00:10:00Z">
              <w:tcPr>
                <w:tcW w:w="8170" w:type="dxa"/>
                <w:vAlign w:val="center"/>
              </w:tcPr>
            </w:tcPrChange>
          </w:tcPr>
          <w:p w14:paraId="7422CC11" w14:textId="77777777" w:rsidR="001B374C" w:rsidRPr="001B374C" w:rsidRDefault="001B374C" w:rsidP="001B374C">
            <w:pPr>
              <w:spacing w:after="200" w:line="276" w:lineRule="auto"/>
              <w:rPr>
                <w:ins w:id="60" w:author="(GSMA) Gloria Trujillo" w:date="2024-02-08T00:08:00Z"/>
                <w:rFonts w:ascii="Arial" w:eastAsia="SimSun" w:hAnsi="Arial"/>
              </w:rPr>
            </w:pPr>
            <w:ins w:id="61" w:author="(GSMA) Gloria Trujillo" w:date="2024-02-08T00:08:00Z">
              <w:r w:rsidRPr="001B374C">
                <w:rPr>
                  <w:rFonts w:ascii="Calibri" w:eastAsia="SimSun" w:hAnsi="Calibri" w:cs="Calibri"/>
                  <w:i/>
                  <w:iCs/>
                  <w:color w:val="D13438"/>
                  <w:rPrChange w:id="62" w:author="(GSMA) Gloria Trujillo" w:date="2024-02-08T00:09:00Z">
                    <w:rPr>
                      <w:rFonts w:ascii="Calibri" w:eastAsia="SimSun" w:hAnsi="Calibri" w:cs="Calibri"/>
                      <w:i/>
                      <w:iCs/>
                      <w:color w:val="D13438"/>
                      <w:u w:val="single"/>
                    </w:rPr>
                  </w:rPrChange>
                </w:rPr>
                <w:t>Visible on GSMA Compliance Database to all GSMA Members </w:t>
              </w:r>
              <w:r w:rsidRPr="001B374C">
                <w:rPr>
                  <w:rFonts w:ascii="Calibri" w:eastAsia="SimSun" w:hAnsi="Calibri" w:cs="Calibri"/>
                  <w:color w:val="D13438"/>
                  <w:lang w:val="es-ES"/>
                  <w:rPrChange w:id="63" w:author="(GSMA) Gloria Trujillo" w:date="2024-02-08T00:09:00Z">
                    <w:rPr>
                      <w:rFonts w:ascii="Calibri" w:eastAsia="SimSun" w:hAnsi="Calibri" w:cs="Calibri"/>
                      <w:color w:val="D13438"/>
                      <w:u w:val="single"/>
                      <w:lang w:val="es-ES"/>
                    </w:rPr>
                  </w:rPrChange>
                </w:rPr>
                <w:t> </w:t>
              </w:r>
              <w:r w:rsidRPr="001B374C">
                <w:rPr>
                  <w:rFonts w:ascii="Calibri" w:eastAsia="SimSun" w:hAnsi="Calibri" w:cs="Calibri"/>
                  <w:color w:val="D13438"/>
                </w:rPr>
                <w:t> </w:t>
              </w:r>
            </w:ins>
          </w:p>
        </w:tc>
      </w:tr>
      <w:tr w:rsidR="001B374C" w:rsidRPr="001B374C" w14:paraId="4BAA80D0" w14:textId="77777777" w:rsidTr="001B374C">
        <w:tblPrEx>
          <w:tblW w:w="0" w:type="auto"/>
          <w:tblPrExChange w:id="64" w:author="(GSMA) Gloria Trujillo" w:date="2024-02-08T00:10:00Z">
            <w:tblPrEx>
              <w:tblW w:w="0" w:type="auto"/>
            </w:tblPrEx>
          </w:tblPrExChange>
        </w:tblPrEx>
        <w:trPr>
          <w:trHeight w:val="341"/>
          <w:ins w:id="65" w:author="(GSMA) Gloria Trujillo" w:date="2024-02-08T00:08:00Z"/>
        </w:trPr>
        <w:tc>
          <w:tcPr>
            <w:tcW w:w="846" w:type="dxa"/>
            <w:tcPrChange w:id="66" w:author="(GSMA) Gloria Trujillo" w:date="2024-02-08T00:10:00Z">
              <w:tcPr>
                <w:tcW w:w="846" w:type="dxa"/>
              </w:tcPr>
            </w:tcPrChange>
          </w:tcPr>
          <w:p w14:paraId="52A840B6" w14:textId="77777777" w:rsidR="001B374C" w:rsidRPr="001B374C" w:rsidRDefault="001B374C" w:rsidP="001B374C">
            <w:pPr>
              <w:spacing w:after="200" w:line="276" w:lineRule="auto"/>
              <w:rPr>
                <w:ins w:id="67" w:author="(GSMA) Gloria Trujillo" w:date="2024-02-08T00:08:00Z"/>
                <w:rFonts w:ascii="Arial" w:eastAsia="SimSun" w:hAnsi="Arial"/>
              </w:rPr>
            </w:pPr>
            <w:ins w:id="68" w:author="(GSMA) Gloria Trujillo" w:date="2024-02-08T00:08:00Z">
              <w:r w:rsidRPr="001B374C">
                <w:rPr>
                  <w:rFonts w:ascii="Segoe UI Symbol" w:eastAsia="SimSun" w:hAnsi="Segoe UI Symbol" w:cs="Segoe UI"/>
                  <w:color w:val="D13438"/>
                  <w:sz w:val="22"/>
                  <w:szCs w:val="22"/>
                  <w:u w:val="single"/>
                  <w:rPrChange w:id="69" w:author="(GSMA) Gloria Trujillo" w:date="2024-02-08T00:10:00Z">
                    <w:rPr>
                      <w:rFonts w:ascii="Segoe UI Symbol" w:eastAsia="SimSun" w:hAnsi="Segoe UI Symbol" w:cs="Segoe UI"/>
                      <w:color w:val="D13438"/>
                      <w:sz w:val="36"/>
                      <w:szCs w:val="36"/>
                      <w:u w:val="single"/>
                    </w:rPr>
                  </w:rPrChange>
                </w:rPr>
                <w:t>☐</w:t>
              </w:r>
              <w:r w:rsidRPr="001B374C">
                <w:rPr>
                  <w:rFonts w:ascii="Segoe UI Symbol" w:eastAsia="SimSun" w:hAnsi="Segoe UI Symbol" w:cs="Segoe UI"/>
                  <w:color w:val="D13438"/>
                  <w:sz w:val="22"/>
                  <w:szCs w:val="22"/>
                  <w:rPrChange w:id="70" w:author="(GSMA) Gloria Trujillo" w:date="2024-02-08T00:10:00Z">
                    <w:rPr>
                      <w:rFonts w:ascii="Segoe UI Symbol" w:eastAsia="SimSun" w:hAnsi="Segoe UI Symbol" w:cs="Segoe UI"/>
                      <w:color w:val="D13438"/>
                      <w:sz w:val="36"/>
                      <w:szCs w:val="36"/>
                    </w:rPr>
                  </w:rPrChange>
                </w:rPr>
                <w:t> </w:t>
              </w:r>
            </w:ins>
          </w:p>
        </w:tc>
        <w:tc>
          <w:tcPr>
            <w:tcW w:w="8170" w:type="dxa"/>
            <w:vAlign w:val="center"/>
            <w:tcPrChange w:id="71" w:author="(GSMA) Gloria Trujillo" w:date="2024-02-08T00:10:00Z">
              <w:tcPr>
                <w:tcW w:w="8170" w:type="dxa"/>
                <w:vAlign w:val="center"/>
              </w:tcPr>
            </w:tcPrChange>
          </w:tcPr>
          <w:p w14:paraId="1BC76641" w14:textId="77777777" w:rsidR="001B374C" w:rsidRPr="001B374C" w:rsidRDefault="001B374C" w:rsidP="001B374C">
            <w:pPr>
              <w:spacing w:after="200" w:line="276" w:lineRule="auto"/>
              <w:rPr>
                <w:ins w:id="72" w:author="(GSMA) Gloria Trujillo" w:date="2024-02-08T00:08:00Z"/>
                <w:rFonts w:ascii="Arial" w:eastAsia="SimSun" w:hAnsi="Arial"/>
              </w:rPr>
            </w:pPr>
            <w:ins w:id="73" w:author="(GSMA) Gloria Trujillo" w:date="2024-02-08T00:08:00Z">
              <w:r w:rsidRPr="001B374C">
                <w:rPr>
                  <w:rFonts w:ascii="Calibri" w:eastAsia="SimSun" w:hAnsi="Calibri" w:cs="Calibri"/>
                  <w:i/>
                  <w:iCs/>
                  <w:color w:val="D13438"/>
                  <w:rPrChange w:id="74" w:author="(GSMA) Gloria Trujillo" w:date="2024-02-08T00:09:00Z">
                    <w:rPr>
                      <w:rFonts w:ascii="Calibri" w:eastAsia="SimSun" w:hAnsi="Calibri" w:cs="Calibri"/>
                      <w:i/>
                      <w:iCs/>
                      <w:color w:val="D13438"/>
                      <w:u w:val="single"/>
                    </w:rPr>
                  </w:rPrChange>
                </w:rPr>
                <w:t>Visible on GSMA Compliance Database to all GSMA MNOs and MVNOs Members only </w:t>
              </w:r>
              <w:r w:rsidRPr="001B374C">
                <w:rPr>
                  <w:rFonts w:ascii="Calibri" w:eastAsia="SimSun" w:hAnsi="Calibri" w:cs="Calibri"/>
                  <w:color w:val="D13438"/>
                  <w:lang w:val="es-ES"/>
                  <w:rPrChange w:id="75" w:author="(GSMA) Gloria Trujillo" w:date="2024-02-08T00:09:00Z">
                    <w:rPr>
                      <w:rFonts w:ascii="Calibri" w:eastAsia="SimSun" w:hAnsi="Calibri" w:cs="Calibri"/>
                      <w:color w:val="D13438"/>
                      <w:u w:val="single"/>
                      <w:lang w:val="es-ES"/>
                    </w:rPr>
                  </w:rPrChange>
                </w:rPr>
                <w:t> </w:t>
              </w:r>
              <w:r w:rsidRPr="001B374C">
                <w:rPr>
                  <w:rFonts w:ascii="Calibri" w:eastAsia="SimSun" w:hAnsi="Calibri" w:cs="Calibri"/>
                  <w:color w:val="D13438"/>
                </w:rPr>
                <w:t> </w:t>
              </w:r>
            </w:ins>
          </w:p>
        </w:tc>
      </w:tr>
      <w:tr w:rsidR="001B374C" w:rsidRPr="001B374C" w14:paraId="239BE3B7" w14:textId="77777777" w:rsidTr="00617187">
        <w:trPr>
          <w:ins w:id="76" w:author="(GSMA) Gloria Trujillo" w:date="2024-02-08T00:08:00Z"/>
        </w:trPr>
        <w:tc>
          <w:tcPr>
            <w:tcW w:w="846" w:type="dxa"/>
          </w:tcPr>
          <w:p w14:paraId="671C840D" w14:textId="77777777" w:rsidR="001B374C" w:rsidRPr="001B374C" w:rsidRDefault="001B374C" w:rsidP="001B374C">
            <w:pPr>
              <w:spacing w:after="200" w:line="276" w:lineRule="auto"/>
              <w:rPr>
                <w:ins w:id="77" w:author="(GSMA) Gloria Trujillo" w:date="2024-02-08T00:08:00Z"/>
                <w:rFonts w:ascii="Arial" w:eastAsia="SimSun" w:hAnsi="Arial"/>
              </w:rPr>
            </w:pPr>
            <w:ins w:id="78" w:author="(GSMA) Gloria Trujillo" w:date="2024-02-08T00:08:00Z">
              <w:r w:rsidRPr="001B374C">
                <w:rPr>
                  <w:rFonts w:ascii="Segoe UI Symbol" w:eastAsia="SimSun" w:hAnsi="Segoe UI Symbol" w:cs="Segoe UI"/>
                  <w:color w:val="D13438"/>
                  <w:sz w:val="22"/>
                  <w:szCs w:val="22"/>
                  <w:u w:val="single"/>
                  <w:rPrChange w:id="79" w:author="(GSMA) Gloria Trujillo" w:date="2024-02-08T00:10:00Z">
                    <w:rPr>
                      <w:rFonts w:ascii="Segoe UI Symbol" w:eastAsia="SimSun" w:hAnsi="Segoe UI Symbol" w:cs="Segoe UI"/>
                      <w:color w:val="D13438"/>
                      <w:sz w:val="36"/>
                      <w:szCs w:val="36"/>
                      <w:u w:val="single"/>
                    </w:rPr>
                  </w:rPrChange>
                </w:rPr>
                <w:t>☐</w:t>
              </w:r>
              <w:r w:rsidRPr="001B374C">
                <w:rPr>
                  <w:rFonts w:ascii="Segoe UI Symbol" w:eastAsia="SimSun" w:hAnsi="Segoe UI Symbol" w:cs="Segoe UI"/>
                  <w:color w:val="D13438"/>
                  <w:sz w:val="22"/>
                  <w:szCs w:val="22"/>
                  <w:rPrChange w:id="80" w:author="(GSMA) Gloria Trujillo" w:date="2024-02-08T00:10:00Z">
                    <w:rPr>
                      <w:rFonts w:ascii="Segoe UI Symbol" w:eastAsia="SimSun" w:hAnsi="Segoe UI Symbol" w:cs="Segoe UI"/>
                      <w:color w:val="D13438"/>
                      <w:sz w:val="36"/>
                      <w:szCs w:val="36"/>
                    </w:rPr>
                  </w:rPrChange>
                </w:rPr>
                <w:t> </w:t>
              </w:r>
            </w:ins>
          </w:p>
        </w:tc>
        <w:tc>
          <w:tcPr>
            <w:tcW w:w="8170" w:type="dxa"/>
            <w:vAlign w:val="center"/>
          </w:tcPr>
          <w:p w14:paraId="4C02D46B" w14:textId="77777777" w:rsidR="001B374C" w:rsidRPr="001B374C" w:rsidRDefault="001B374C" w:rsidP="001B374C">
            <w:pPr>
              <w:spacing w:after="200" w:line="276" w:lineRule="auto"/>
              <w:rPr>
                <w:ins w:id="81" w:author="(GSMA) Gloria Trujillo" w:date="2024-02-08T00:08:00Z"/>
                <w:rFonts w:ascii="Arial" w:eastAsia="SimSun" w:hAnsi="Arial"/>
              </w:rPr>
            </w:pPr>
            <w:ins w:id="82" w:author="(GSMA) Gloria Trujillo" w:date="2024-02-08T00:08:00Z">
              <w:r w:rsidRPr="001B374C">
                <w:rPr>
                  <w:rFonts w:ascii="Calibri" w:eastAsia="SimSun" w:hAnsi="Calibri" w:cs="Calibri"/>
                  <w:i/>
                  <w:iCs/>
                  <w:color w:val="D13438"/>
                  <w:rPrChange w:id="83" w:author="(GSMA) Gloria Trujillo" w:date="2024-02-08T00:09:00Z">
                    <w:rPr>
                      <w:rFonts w:ascii="Calibri" w:eastAsia="SimSun" w:hAnsi="Calibri" w:cs="Calibri"/>
                      <w:i/>
                      <w:iCs/>
                      <w:color w:val="D13438"/>
                      <w:u w:val="single"/>
                    </w:rPr>
                  </w:rPrChange>
                </w:rPr>
                <w:t>Not visible on GSMA Compliance Database (GSMA internal database only)</w:t>
              </w:r>
              <w:r w:rsidRPr="001B374C">
                <w:rPr>
                  <w:rFonts w:ascii="Calibri" w:eastAsia="SimSun" w:hAnsi="Calibri" w:cs="Calibri"/>
                  <w:color w:val="D13438"/>
                </w:rPr>
                <w:t> </w:t>
              </w:r>
            </w:ins>
          </w:p>
        </w:tc>
      </w:tr>
      <w:tr w:rsidR="001B374C" w:rsidRPr="001B374C" w14:paraId="008C650C" w14:textId="77777777" w:rsidTr="00617187">
        <w:trPr>
          <w:ins w:id="84" w:author="(GSMA) Gloria Trujillo" w:date="2024-02-08T00:08:00Z"/>
        </w:trPr>
        <w:tc>
          <w:tcPr>
            <w:tcW w:w="846" w:type="dxa"/>
          </w:tcPr>
          <w:p w14:paraId="2E7BAAF7" w14:textId="77777777" w:rsidR="001B374C" w:rsidRPr="001B374C" w:rsidRDefault="001B374C" w:rsidP="001B374C">
            <w:pPr>
              <w:spacing w:after="200" w:line="276" w:lineRule="auto"/>
              <w:rPr>
                <w:ins w:id="85" w:author="(GSMA) Gloria Trujillo" w:date="2024-02-08T00:08:00Z"/>
                <w:rFonts w:ascii="Arial" w:eastAsia="SimSun" w:hAnsi="Arial"/>
              </w:rPr>
            </w:pPr>
            <w:ins w:id="86" w:author="(GSMA) Gloria Trujillo" w:date="2024-02-08T00:08:00Z">
              <w:r w:rsidRPr="001B374C">
                <w:rPr>
                  <w:rFonts w:ascii="Segoe UI Symbol" w:eastAsia="SimSun" w:hAnsi="Segoe UI Symbol" w:cs="Segoe UI"/>
                  <w:color w:val="D13438"/>
                  <w:sz w:val="22"/>
                  <w:szCs w:val="22"/>
                  <w:u w:val="single"/>
                  <w:rPrChange w:id="87" w:author="(GSMA) Gloria Trujillo" w:date="2024-02-08T00:10:00Z">
                    <w:rPr>
                      <w:rFonts w:ascii="Segoe UI Symbol" w:eastAsia="SimSun" w:hAnsi="Segoe UI Symbol" w:cs="Segoe UI"/>
                      <w:color w:val="D13438"/>
                      <w:sz w:val="36"/>
                      <w:szCs w:val="36"/>
                      <w:u w:val="single"/>
                    </w:rPr>
                  </w:rPrChange>
                </w:rPr>
                <w:t>☐</w:t>
              </w:r>
              <w:r w:rsidRPr="001B374C">
                <w:rPr>
                  <w:rFonts w:ascii="Segoe UI Symbol" w:eastAsia="SimSun" w:hAnsi="Segoe UI Symbol" w:cs="Segoe UI"/>
                  <w:color w:val="D13438"/>
                  <w:sz w:val="22"/>
                  <w:szCs w:val="22"/>
                  <w:rPrChange w:id="88" w:author="(GSMA) Gloria Trujillo" w:date="2024-02-08T00:10:00Z">
                    <w:rPr>
                      <w:rFonts w:ascii="Segoe UI Symbol" w:eastAsia="SimSun" w:hAnsi="Segoe UI Symbol" w:cs="Segoe UI"/>
                      <w:color w:val="D13438"/>
                      <w:sz w:val="36"/>
                      <w:szCs w:val="36"/>
                    </w:rPr>
                  </w:rPrChange>
                </w:rPr>
                <w:t> </w:t>
              </w:r>
            </w:ins>
          </w:p>
        </w:tc>
        <w:tc>
          <w:tcPr>
            <w:tcW w:w="8170" w:type="dxa"/>
            <w:vAlign w:val="center"/>
          </w:tcPr>
          <w:p w14:paraId="595A8425" w14:textId="77777777" w:rsidR="001B374C" w:rsidRPr="001B374C" w:rsidRDefault="001B374C" w:rsidP="001B374C">
            <w:pPr>
              <w:spacing w:after="200" w:line="276" w:lineRule="auto"/>
              <w:rPr>
                <w:ins w:id="89" w:author="(GSMA) Gloria Trujillo" w:date="2024-02-08T00:08:00Z"/>
                <w:rFonts w:ascii="Arial" w:eastAsia="SimSun" w:hAnsi="Arial"/>
              </w:rPr>
            </w:pPr>
            <w:ins w:id="90" w:author="(GSMA) Gloria Trujillo" w:date="2024-02-08T00:08:00Z">
              <w:r w:rsidRPr="001B374C">
                <w:rPr>
                  <w:rFonts w:ascii="Calibri" w:eastAsia="SimSun" w:hAnsi="Calibri" w:cs="Calibri"/>
                  <w:i/>
                  <w:iCs/>
                  <w:color w:val="D13438"/>
                  <w:rPrChange w:id="91" w:author="(GSMA) Gloria Trujillo" w:date="2024-02-08T00:09:00Z">
                    <w:rPr>
                      <w:rFonts w:ascii="Calibri" w:eastAsia="SimSun" w:hAnsi="Calibri" w:cs="Calibri"/>
                      <w:i/>
                      <w:iCs/>
                      <w:color w:val="D13438"/>
                      <w:u w:val="single"/>
                    </w:rPr>
                  </w:rPrChange>
                </w:rPr>
                <w:t>Not visible on GSMA Member Gateway temporarily. Date for publication on GSMA Compliance Database will be provided later.</w:t>
              </w:r>
              <w:r w:rsidRPr="001B374C">
                <w:rPr>
                  <w:rFonts w:ascii="Calibri" w:eastAsia="SimSun" w:hAnsi="Calibri" w:cs="Calibri"/>
                  <w:color w:val="D13438"/>
                </w:rPr>
                <w:t> </w:t>
              </w:r>
            </w:ins>
          </w:p>
        </w:tc>
      </w:tr>
    </w:tbl>
    <w:p w14:paraId="1160A735" w14:textId="77777777" w:rsidR="001B374C" w:rsidRDefault="001B374C" w:rsidP="001B374C">
      <w:pPr>
        <w:pStyle w:val="NormalParagraph"/>
        <w:rPr>
          <w:ins w:id="92" w:author="(GSMA) Gloria Trujillo" w:date="2024-02-08T00:09:00Z"/>
          <w:lang w:eastAsia="en-US" w:bidi="bn-BD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4"/>
        <w:gridCol w:w="8426"/>
      </w:tblGrid>
      <w:tr w:rsidR="001B374C" w:rsidRPr="001B374C" w14:paraId="5D1A2073" w14:textId="77777777" w:rsidTr="00617187">
        <w:trPr>
          <w:trHeight w:val="300"/>
          <w:ins w:id="93" w:author="(GSMA) Gloria Trujillo" w:date="2024-02-08T00:09:00Z"/>
        </w:trPr>
        <w:tc>
          <w:tcPr>
            <w:tcW w:w="1018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68CA81D" w14:textId="77777777" w:rsidR="001B374C" w:rsidRPr="001B374C" w:rsidRDefault="001B374C" w:rsidP="001B374C">
            <w:pPr>
              <w:spacing w:after="0" w:line="240" w:lineRule="auto"/>
              <w:jc w:val="both"/>
              <w:textAlignment w:val="baseline"/>
              <w:rPr>
                <w:ins w:id="94" w:author="(GSMA) Gloria Trujillo" w:date="2024-02-08T00:09:00Z"/>
                <w:rFonts w:eastAsia="Times New Roman" w:cstheme="minorHAnsi"/>
                <w:sz w:val="20"/>
                <w:szCs w:val="20"/>
                <w:lang w:eastAsia="en-GB"/>
                <w:rPrChange w:id="95" w:author="(GSMA) Gloria Trujillo" w:date="2024-02-08T00:10:00Z">
                  <w:rPr>
                    <w:ins w:id="96" w:author="(GSMA) Gloria Trujillo" w:date="2024-02-08T00:09:00Z"/>
                    <w:rFonts w:ascii="Times New Roman" w:eastAsia="Times New Roman" w:hAnsi="Times New Roman" w:cs="Times New Roman"/>
                    <w:sz w:val="24"/>
                    <w:szCs w:val="24"/>
                    <w:lang w:eastAsia="en-GB"/>
                  </w:rPr>
                </w:rPrChange>
              </w:rPr>
            </w:pPr>
            <w:ins w:id="97" w:author="(GSMA) Gloria Trujillo" w:date="2024-02-08T00:09:00Z">
              <w:r w:rsidRPr="001B374C">
                <w:rPr>
                  <w:rFonts w:eastAsia="Times New Roman" w:cstheme="minorHAnsi"/>
                  <w:b/>
                  <w:bCs/>
                  <w:color w:val="D13438"/>
                  <w:sz w:val="20"/>
                  <w:szCs w:val="20"/>
                  <w:lang w:val="en-US" w:eastAsia="en-GB"/>
                  <w:rPrChange w:id="98" w:author="(GSMA) Gloria Trujillo" w:date="2024-02-08T00:10:00Z">
                    <w:rPr>
                      <w:rFonts w:ascii="Arial" w:eastAsia="Times New Roman" w:hAnsi="Arial" w:cs="Arial"/>
                      <w:b/>
                      <w:bCs/>
                      <w:color w:val="D13438"/>
                      <w:szCs w:val="20"/>
                      <w:u w:val="single"/>
                      <w:lang w:val="en-US" w:eastAsia="en-GB"/>
                    </w:rPr>
                  </w:rPrChange>
                </w:rPr>
                <w:t>Product declaration type</w:t>
              </w:r>
              <w:r w:rsidRPr="001B374C">
                <w:rPr>
                  <w:rFonts w:eastAsia="Times New Roman" w:cstheme="minorHAnsi"/>
                  <w:b/>
                  <w:bCs/>
                  <w:color w:val="D13438"/>
                  <w:sz w:val="20"/>
                  <w:szCs w:val="20"/>
                  <w:lang w:eastAsia="en-GB"/>
                  <w:rPrChange w:id="99" w:author="(GSMA) Gloria Trujillo" w:date="2024-02-08T00:10:00Z">
                    <w:rPr>
                      <w:rFonts w:ascii="Arial" w:eastAsia="Times New Roman" w:hAnsi="Arial" w:cs="Arial"/>
                      <w:b/>
                      <w:bCs/>
                      <w:color w:val="D13438"/>
                      <w:szCs w:val="20"/>
                      <w:u w:val="single"/>
                      <w:lang w:eastAsia="en-GB"/>
                    </w:rPr>
                  </w:rPrChange>
                </w:rPr>
                <w:t> </w:t>
              </w:r>
              <w:r w:rsidRPr="001B374C">
                <w:rPr>
                  <w:rFonts w:eastAsia="Times New Roman" w:cstheme="minorHAnsi"/>
                  <w:color w:val="D13438"/>
                  <w:sz w:val="20"/>
                  <w:szCs w:val="20"/>
                  <w:lang w:eastAsia="en-GB"/>
                  <w:rPrChange w:id="100" w:author="(GSMA) Gloria Trujillo" w:date="2024-02-08T00:10:00Z">
                    <w:rPr>
                      <w:rFonts w:ascii="Arial" w:eastAsia="Times New Roman" w:hAnsi="Arial" w:cs="Arial"/>
                      <w:color w:val="D13438"/>
                      <w:szCs w:val="20"/>
                      <w:lang w:eastAsia="en-GB"/>
                    </w:rPr>
                  </w:rPrChange>
                </w:rPr>
                <w:t> </w:t>
              </w:r>
            </w:ins>
          </w:p>
        </w:tc>
      </w:tr>
      <w:tr w:rsidR="001B374C" w:rsidRPr="001B374C" w14:paraId="4D46F951" w14:textId="77777777" w:rsidTr="00617187">
        <w:trPr>
          <w:trHeight w:val="300"/>
          <w:ins w:id="101" w:author="(GSMA) Gloria Trujillo" w:date="2024-02-08T00:09:00Z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E5BB34B" w14:textId="77777777" w:rsidR="001B374C" w:rsidRPr="001B374C" w:rsidRDefault="001B374C" w:rsidP="001B374C">
            <w:pPr>
              <w:spacing w:after="0" w:line="240" w:lineRule="auto"/>
              <w:jc w:val="both"/>
              <w:textAlignment w:val="baseline"/>
              <w:rPr>
                <w:ins w:id="102" w:author="(GSMA) Gloria Trujillo" w:date="2024-02-08T00:09:00Z"/>
                <w:rFonts w:eastAsia="Times New Roman" w:cstheme="minorHAnsi"/>
                <w:sz w:val="20"/>
                <w:szCs w:val="20"/>
                <w:lang w:eastAsia="en-GB"/>
                <w:rPrChange w:id="103" w:author="(GSMA) Gloria Trujillo" w:date="2024-02-08T00:10:00Z">
                  <w:rPr>
                    <w:ins w:id="104" w:author="(GSMA) Gloria Trujillo" w:date="2024-02-08T00:09:00Z"/>
                    <w:rFonts w:ascii="Times New Roman" w:eastAsia="Times New Roman" w:hAnsi="Times New Roman" w:cs="Times New Roman"/>
                    <w:sz w:val="24"/>
                    <w:szCs w:val="24"/>
                    <w:lang w:eastAsia="en-GB"/>
                  </w:rPr>
                </w:rPrChange>
              </w:rPr>
            </w:pPr>
            <w:ins w:id="105" w:author="(GSMA) Gloria Trujillo" w:date="2024-02-08T00:09:00Z">
              <w:r w:rsidRPr="001B374C">
                <w:rPr>
                  <w:rFonts w:ascii="Segoe UI Symbol" w:eastAsia="MS Gothic" w:hAnsi="Segoe UI Symbol" w:cs="Segoe UI Symbol"/>
                  <w:b/>
                  <w:bCs/>
                  <w:color w:val="D13438"/>
                  <w:sz w:val="20"/>
                  <w:szCs w:val="20"/>
                  <w:u w:val="single"/>
                  <w:lang w:eastAsia="en-GB"/>
                  <w:rPrChange w:id="106" w:author="(GSMA) Gloria Trujillo" w:date="2024-02-08T00:10:00Z">
                    <w:rPr>
                      <w:rFonts w:ascii="MS Gothic" w:eastAsia="MS Gothic" w:hAnsi="MS Gothic" w:cs="Times New Roman"/>
                      <w:b/>
                      <w:bCs/>
                      <w:color w:val="D13438"/>
                      <w:sz w:val="36"/>
                      <w:szCs w:val="36"/>
                      <w:u w:val="single"/>
                      <w:lang w:eastAsia="en-GB"/>
                    </w:rPr>
                  </w:rPrChange>
                </w:rPr>
                <w:t>☐</w:t>
              </w:r>
              <w:r w:rsidRPr="001B374C">
                <w:rPr>
                  <w:rFonts w:eastAsia="Times New Roman" w:cstheme="minorHAnsi"/>
                  <w:b/>
                  <w:bCs/>
                  <w:color w:val="D13438"/>
                  <w:sz w:val="20"/>
                  <w:szCs w:val="20"/>
                  <w:u w:val="single"/>
                  <w:lang w:eastAsia="en-GB"/>
                  <w:rPrChange w:id="107" w:author="(GSMA) Gloria Trujillo" w:date="2024-02-08T00:10:00Z">
                    <w:rPr>
                      <w:rFonts w:ascii="Calibri" w:eastAsia="Times New Roman" w:hAnsi="Calibri" w:cs="Calibri"/>
                      <w:b/>
                      <w:bCs/>
                      <w:color w:val="D13438"/>
                      <w:sz w:val="36"/>
                      <w:szCs w:val="36"/>
                      <w:u w:val="single"/>
                      <w:lang w:eastAsia="en-GB"/>
                    </w:rPr>
                  </w:rPrChange>
                </w:rPr>
                <w:t> </w:t>
              </w:r>
              <w:r w:rsidRPr="001B374C">
                <w:rPr>
                  <w:rFonts w:eastAsia="Times New Roman" w:cstheme="minorHAnsi"/>
                  <w:color w:val="D13438"/>
                  <w:sz w:val="20"/>
                  <w:szCs w:val="20"/>
                  <w:lang w:eastAsia="en-GB"/>
                  <w:rPrChange w:id="108" w:author="(GSMA) Gloria Trujillo" w:date="2024-02-08T00:10:00Z">
                    <w:rPr>
                      <w:rFonts w:ascii="Calibri" w:eastAsia="Times New Roman" w:hAnsi="Calibri" w:cs="Calibri"/>
                      <w:color w:val="D13438"/>
                      <w:sz w:val="36"/>
                      <w:szCs w:val="36"/>
                      <w:lang w:eastAsia="en-GB"/>
                    </w:rPr>
                  </w:rPrChange>
                </w:rPr>
                <w:t> </w:t>
              </w:r>
            </w:ins>
          </w:p>
        </w:tc>
        <w:tc>
          <w:tcPr>
            <w:tcW w:w="9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EFA2415" w14:textId="77777777" w:rsidR="001B374C" w:rsidRPr="001B374C" w:rsidRDefault="001B374C" w:rsidP="001B374C">
            <w:pPr>
              <w:spacing w:after="0" w:line="240" w:lineRule="auto"/>
              <w:jc w:val="both"/>
              <w:textAlignment w:val="baseline"/>
              <w:rPr>
                <w:ins w:id="109" w:author="(GSMA) Gloria Trujillo" w:date="2024-02-08T00:09:00Z"/>
                <w:rFonts w:eastAsia="Times New Roman" w:cstheme="minorHAnsi"/>
                <w:i/>
                <w:iCs/>
                <w:sz w:val="20"/>
                <w:szCs w:val="20"/>
                <w:lang w:eastAsia="en-GB"/>
                <w:rPrChange w:id="110" w:author="(GSMA) Gloria Trujillo" w:date="2024-02-08T00:10:00Z">
                  <w:rPr>
                    <w:ins w:id="111" w:author="(GSMA) Gloria Trujillo" w:date="2024-02-08T00:09:00Z"/>
                    <w:rFonts w:ascii="Times New Roman" w:eastAsia="Times New Roman" w:hAnsi="Times New Roman" w:cs="Times New Roman"/>
                    <w:sz w:val="24"/>
                    <w:szCs w:val="24"/>
                    <w:lang w:eastAsia="en-GB"/>
                  </w:rPr>
                </w:rPrChange>
              </w:rPr>
            </w:pPr>
            <w:ins w:id="112" w:author="(GSMA) Gloria Trujillo" w:date="2024-02-08T00:09:00Z">
              <w:r w:rsidRPr="001B374C">
                <w:rPr>
                  <w:rFonts w:eastAsia="Times New Roman" w:cstheme="minorHAnsi"/>
                  <w:i/>
                  <w:iCs/>
                  <w:color w:val="D13438"/>
                  <w:sz w:val="20"/>
                  <w:szCs w:val="20"/>
                  <w:lang w:eastAsia="en-GB"/>
                  <w:rPrChange w:id="113" w:author="(GSMA) Gloria Trujillo" w:date="2024-02-08T00:10:00Z">
                    <w:rPr>
                      <w:rFonts w:ascii="Arial" w:eastAsia="Times New Roman" w:hAnsi="Arial" w:cs="Arial"/>
                      <w:b/>
                      <w:bCs/>
                      <w:color w:val="D13438"/>
                      <w:sz w:val="20"/>
                      <w:szCs w:val="20"/>
                      <w:u w:val="single"/>
                      <w:lang w:eastAsia="en-GB"/>
                    </w:rPr>
                  </w:rPrChange>
                </w:rPr>
                <w:t>New Product  (as per SGP.24 section 3.1.1)</w:t>
              </w:r>
              <w:r w:rsidRPr="001B374C">
                <w:rPr>
                  <w:rFonts w:eastAsia="Times New Roman" w:cstheme="minorHAnsi"/>
                  <w:i/>
                  <w:iCs/>
                  <w:color w:val="D13438"/>
                  <w:sz w:val="20"/>
                  <w:szCs w:val="20"/>
                  <w:lang w:eastAsia="en-GB"/>
                  <w:rPrChange w:id="114" w:author="(GSMA) Gloria Trujillo" w:date="2024-02-08T00:10:00Z">
                    <w:rPr>
                      <w:rFonts w:ascii="Arial" w:eastAsia="Times New Roman" w:hAnsi="Arial" w:cs="Arial"/>
                      <w:color w:val="D13438"/>
                      <w:sz w:val="20"/>
                      <w:szCs w:val="20"/>
                      <w:lang w:eastAsia="en-GB"/>
                    </w:rPr>
                  </w:rPrChange>
                </w:rPr>
                <w:t> </w:t>
              </w:r>
            </w:ins>
          </w:p>
        </w:tc>
      </w:tr>
      <w:tr w:rsidR="001B374C" w:rsidRPr="001B374C" w14:paraId="0CA5062F" w14:textId="77777777" w:rsidTr="00617187">
        <w:trPr>
          <w:trHeight w:val="300"/>
          <w:ins w:id="115" w:author="(GSMA) Gloria Trujillo" w:date="2024-02-08T00:09:00Z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6D78167" w14:textId="77777777" w:rsidR="001B374C" w:rsidRPr="001B374C" w:rsidRDefault="001B374C" w:rsidP="001B374C">
            <w:pPr>
              <w:spacing w:after="0" w:line="240" w:lineRule="auto"/>
              <w:jc w:val="both"/>
              <w:textAlignment w:val="baseline"/>
              <w:rPr>
                <w:ins w:id="116" w:author="(GSMA) Gloria Trujillo" w:date="2024-02-08T00:09:00Z"/>
                <w:rFonts w:eastAsia="Times New Roman" w:cstheme="minorHAnsi"/>
                <w:sz w:val="20"/>
                <w:szCs w:val="20"/>
                <w:lang w:eastAsia="en-GB"/>
                <w:rPrChange w:id="117" w:author="(GSMA) Gloria Trujillo" w:date="2024-02-08T00:10:00Z">
                  <w:rPr>
                    <w:ins w:id="118" w:author="(GSMA) Gloria Trujillo" w:date="2024-02-08T00:09:00Z"/>
                    <w:rFonts w:ascii="Times New Roman" w:eastAsia="Times New Roman" w:hAnsi="Times New Roman" w:cs="Times New Roman"/>
                    <w:sz w:val="24"/>
                    <w:szCs w:val="24"/>
                    <w:lang w:eastAsia="en-GB"/>
                  </w:rPr>
                </w:rPrChange>
              </w:rPr>
            </w:pPr>
            <w:ins w:id="119" w:author="(GSMA) Gloria Trujillo" w:date="2024-02-08T00:09:00Z">
              <w:r w:rsidRPr="001B374C">
                <w:rPr>
                  <w:rFonts w:ascii="Segoe UI Symbol" w:eastAsia="MS Gothic" w:hAnsi="Segoe UI Symbol" w:cs="Segoe UI Symbol"/>
                  <w:b/>
                  <w:bCs/>
                  <w:color w:val="D13438"/>
                  <w:sz w:val="20"/>
                  <w:szCs w:val="20"/>
                  <w:u w:val="single"/>
                  <w:lang w:eastAsia="en-GB"/>
                  <w:rPrChange w:id="120" w:author="(GSMA) Gloria Trujillo" w:date="2024-02-08T00:10:00Z">
                    <w:rPr>
                      <w:rFonts w:ascii="MS Gothic" w:eastAsia="MS Gothic" w:hAnsi="MS Gothic" w:cs="Times New Roman"/>
                      <w:b/>
                      <w:bCs/>
                      <w:color w:val="D13438"/>
                      <w:sz w:val="36"/>
                      <w:szCs w:val="36"/>
                      <w:u w:val="single"/>
                      <w:lang w:eastAsia="en-GB"/>
                    </w:rPr>
                  </w:rPrChange>
                </w:rPr>
                <w:t>☐</w:t>
              </w:r>
              <w:r w:rsidRPr="001B374C">
                <w:rPr>
                  <w:rFonts w:eastAsia="Times New Roman" w:cstheme="minorHAnsi"/>
                  <w:b/>
                  <w:bCs/>
                  <w:color w:val="D13438"/>
                  <w:sz w:val="20"/>
                  <w:szCs w:val="20"/>
                  <w:u w:val="single"/>
                  <w:lang w:eastAsia="en-GB"/>
                  <w:rPrChange w:id="121" w:author="(GSMA) Gloria Trujillo" w:date="2024-02-08T00:10:00Z">
                    <w:rPr>
                      <w:rFonts w:ascii="Calibri" w:eastAsia="Times New Roman" w:hAnsi="Calibri" w:cs="Calibri"/>
                      <w:b/>
                      <w:bCs/>
                      <w:color w:val="D13438"/>
                      <w:sz w:val="36"/>
                      <w:szCs w:val="36"/>
                      <w:u w:val="single"/>
                      <w:lang w:eastAsia="en-GB"/>
                    </w:rPr>
                  </w:rPrChange>
                </w:rPr>
                <w:t> </w:t>
              </w:r>
              <w:r w:rsidRPr="001B374C">
                <w:rPr>
                  <w:rFonts w:eastAsia="Times New Roman" w:cstheme="minorHAnsi"/>
                  <w:color w:val="D13438"/>
                  <w:sz w:val="20"/>
                  <w:szCs w:val="20"/>
                  <w:lang w:eastAsia="en-GB"/>
                  <w:rPrChange w:id="122" w:author="(GSMA) Gloria Trujillo" w:date="2024-02-08T00:10:00Z">
                    <w:rPr>
                      <w:rFonts w:ascii="Calibri" w:eastAsia="Times New Roman" w:hAnsi="Calibri" w:cs="Calibri"/>
                      <w:color w:val="D13438"/>
                      <w:sz w:val="36"/>
                      <w:szCs w:val="36"/>
                      <w:lang w:eastAsia="en-GB"/>
                    </w:rPr>
                  </w:rPrChange>
                </w:rPr>
                <w:t> </w:t>
              </w:r>
            </w:ins>
          </w:p>
        </w:tc>
        <w:tc>
          <w:tcPr>
            <w:tcW w:w="9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48C1241" w14:textId="77777777" w:rsidR="001B374C" w:rsidRPr="001B374C" w:rsidRDefault="001B374C" w:rsidP="001B374C">
            <w:pPr>
              <w:spacing w:after="0" w:line="240" w:lineRule="auto"/>
              <w:jc w:val="both"/>
              <w:textAlignment w:val="baseline"/>
              <w:rPr>
                <w:ins w:id="123" w:author="(GSMA) Gloria Trujillo" w:date="2024-02-08T00:09:00Z"/>
                <w:rFonts w:eastAsia="Times New Roman" w:cstheme="minorHAnsi"/>
                <w:i/>
                <w:iCs/>
                <w:sz w:val="20"/>
                <w:szCs w:val="20"/>
                <w:lang w:eastAsia="en-GB"/>
                <w:rPrChange w:id="124" w:author="(GSMA) Gloria Trujillo" w:date="2024-02-08T00:10:00Z">
                  <w:rPr>
                    <w:ins w:id="125" w:author="(GSMA) Gloria Trujillo" w:date="2024-02-08T00:09:00Z"/>
                    <w:rFonts w:ascii="Times New Roman" w:eastAsia="Times New Roman" w:hAnsi="Times New Roman" w:cs="Times New Roman"/>
                    <w:sz w:val="24"/>
                    <w:szCs w:val="24"/>
                    <w:lang w:eastAsia="en-GB"/>
                  </w:rPr>
                </w:rPrChange>
              </w:rPr>
            </w:pPr>
            <w:ins w:id="126" w:author="(GSMA) Gloria Trujillo" w:date="2024-02-08T00:09:00Z">
              <w:r w:rsidRPr="001B374C">
                <w:rPr>
                  <w:rFonts w:eastAsia="Times New Roman" w:cstheme="minorHAnsi"/>
                  <w:i/>
                  <w:iCs/>
                  <w:color w:val="D13438"/>
                  <w:sz w:val="20"/>
                  <w:szCs w:val="20"/>
                  <w:lang w:eastAsia="en-GB"/>
                  <w:rPrChange w:id="127" w:author="(GSMA) Gloria Trujillo" w:date="2024-02-08T00:10:00Z">
                    <w:rPr>
                      <w:rFonts w:ascii="Arial" w:eastAsia="Times New Roman" w:hAnsi="Arial" w:cs="Arial"/>
                      <w:b/>
                      <w:bCs/>
                      <w:color w:val="D13438"/>
                      <w:sz w:val="20"/>
                      <w:szCs w:val="20"/>
                      <w:u w:val="single"/>
                      <w:lang w:eastAsia="en-GB"/>
                    </w:rPr>
                  </w:rPrChange>
                </w:rPr>
                <w:t>Major Product Update  (as per SGP.24 section 3.1.1)</w:t>
              </w:r>
              <w:r w:rsidRPr="001B374C">
                <w:rPr>
                  <w:rFonts w:eastAsia="Times New Roman" w:cstheme="minorHAnsi"/>
                  <w:i/>
                  <w:iCs/>
                  <w:color w:val="D13438"/>
                  <w:sz w:val="20"/>
                  <w:szCs w:val="20"/>
                  <w:lang w:eastAsia="en-GB"/>
                  <w:rPrChange w:id="128" w:author="(GSMA) Gloria Trujillo" w:date="2024-02-08T00:10:00Z">
                    <w:rPr>
                      <w:rFonts w:ascii="Arial" w:eastAsia="Times New Roman" w:hAnsi="Arial" w:cs="Arial"/>
                      <w:color w:val="D13438"/>
                      <w:sz w:val="20"/>
                      <w:szCs w:val="20"/>
                      <w:lang w:eastAsia="en-GB"/>
                    </w:rPr>
                  </w:rPrChange>
                </w:rPr>
                <w:t> </w:t>
              </w:r>
            </w:ins>
          </w:p>
        </w:tc>
      </w:tr>
      <w:tr w:rsidR="001B374C" w:rsidRPr="001B374C" w14:paraId="69A3790E" w14:textId="77777777" w:rsidTr="00617187">
        <w:trPr>
          <w:trHeight w:val="300"/>
          <w:ins w:id="129" w:author="(GSMA) Gloria Trujillo" w:date="2024-02-08T00:09:00Z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1EADFE3" w14:textId="77777777" w:rsidR="001B374C" w:rsidRPr="001B374C" w:rsidRDefault="001B374C" w:rsidP="001B374C">
            <w:pPr>
              <w:spacing w:after="0" w:line="240" w:lineRule="auto"/>
              <w:jc w:val="both"/>
              <w:textAlignment w:val="baseline"/>
              <w:rPr>
                <w:ins w:id="130" w:author="(GSMA) Gloria Trujillo" w:date="2024-02-08T00:09:00Z"/>
                <w:rFonts w:eastAsia="Times New Roman" w:cstheme="minorHAnsi"/>
                <w:sz w:val="20"/>
                <w:szCs w:val="20"/>
                <w:lang w:eastAsia="en-GB"/>
                <w:rPrChange w:id="131" w:author="(GSMA) Gloria Trujillo" w:date="2024-02-08T00:10:00Z">
                  <w:rPr>
                    <w:ins w:id="132" w:author="(GSMA) Gloria Trujillo" w:date="2024-02-08T00:09:00Z"/>
                    <w:rFonts w:ascii="Times New Roman" w:eastAsia="Times New Roman" w:hAnsi="Times New Roman" w:cs="Times New Roman"/>
                    <w:sz w:val="24"/>
                    <w:szCs w:val="24"/>
                    <w:lang w:eastAsia="en-GB"/>
                  </w:rPr>
                </w:rPrChange>
              </w:rPr>
            </w:pPr>
            <w:ins w:id="133" w:author="(GSMA) Gloria Trujillo" w:date="2024-02-08T00:09:00Z">
              <w:r w:rsidRPr="001B374C">
                <w:rPr>
                  <w:rFonts w:ascii="Segoe UI Symbol" w:eastAsia="MS Gothic" w:hAnsi="Segoe UI Symbol" w:cs="Segoe UI Symbol"/>
                  <w:b/>
                  <w:bCs/>
                  <w:color w:val="D13438"/>
                  <w:sz w:val="20"/>
                  <w:szCs w:val="20"/>
                  <w:u w:val="single"/>
                  <w:lang w:eastAsia="en-GB"/>
                  <w:rPrChange w:id="134" w:author="(GSMA) Gloria Trujillo" w:date="2024-02-08T00:10:00Z">
                    <w:rPr>
                      <w:rFonts w:ascii="MS Gothic" w:eastAsia="MS Gothic" w:hAnsi="MS Gothic" w:cs="Times New Roman"/>
                      <w:b/>
                      <w:bCs/>
                      <w:color w:val="D13438"/>
                      <w:sz w:val="36"/>
                      <w:szCs w:val="36"/>
                      <w:u w:val="single"/>
                      <w:lang w:eastAsia="en-GB"/>
                    </w:rPr>
                  </w:rPrChange>
                </w:rPr>
                <w:t>☐</w:t>
              </w:r>
              <w:r w:rsidRPr="001B374C">
                <w:rPr>
                  <w:rFonts w:eastAsia="Times New Roman" w:cstheme="minorHAnsi"/>
                  <w:b/>
                  <w:bCs/>
                  <w:color w:val="D13438"/>
                  <w:sz w:val="20"/>
                  <w:szCs w:val="20"/>
                  <w:u w:val="single"/>
                  <w:lang w:eastAsia="en-GB"/>
                  <w:rPrChange w:id="135" w:author="(GSMA) Gloria Trujillo" w:date="2024-02-08T00:10:00Z">
                    <w:rPr>
                      <w:rFonts w:ascii="Calibri" w:eastAsia="Times New Roman" w:hAnsi="Calibri" w:cs="Calibri"/>
                      <w:b/>
                      <w:bCs/>
                      <w:color w:val="D13438"/>
                      <w:sz w:val="36"/>
                      <w:szCs w:val="36"/>
                      <w:u w:val="single"/>
                      <w:lang w:eastAsia="en-GB"/>
                    </w:rPr>
                  </w:rPrChange>
                </w:rPr>
                <w:t> </w:t>
              </w:r>
              <w:r w:rsidRPr="001B374C">
                <w:rPr>
                  <w:rFonts w:eastAsia="Times New Roman" w:cstheme="minorHAnsi"/>
                  <w:color w:val="D13438"/>
                  <w:sz w:val="20"/>
                  <w:szCs w:val="20"/>
                  <w:lang w:eastAsia="en-GB"/>
                  <w:rPrChange w:id="136" w:author="(GSMA) Gloria Trujillo" w:date="2024-02-08T00:10:00Z">
                    <w:rPr>
                      <w:rFonts w:ascii="Calibri" w:eastAsia="Times New Roman" w:hAnsi="Calibri" w:cs="Calibri"/>
                      <w:color w:val="D13438"/>
                      <w:sz w:val="36"/>
                      <w:szCs w:val="36"/>
                      <w:lang w:eastAsia="en-GB"/>
                    </w:rPr>
                  </w:rPrChange>
                </w:rPr>
                <w:t> </w:t>
              </w:r>
            </w:ins>
          </w:p>
        </w:tc>
        <w:tc>
          <w:tcPr>
            <w:tcW w:w="9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A9BE4C1" w14:textId="77777777" w:rsidR="001B374C" w:rsidRPr="001B374C" w:rsidRDefault="001B374C" w:rsidP="001B374C">
            <w:pPr>
              <w:spacing w:after="0" w:line="240" w:lineRule="auto"/>
              <w:jc w:val="both"/>
              <w:textAlignment w:val="baseline"/>
              <w:rPr>
                <w:ins w:id="137" w:author="(GSMA) Gloria Trujillo" w:date="2024-02-08T00:09:00Z"/>
                <w:rFonts w:eastAsia="Times New Roman" w:cstheme="minorHAnsi"/>
                <w:i/>
                <w:iCs/>
                <w:sz w:val="20"/>
                <w:szCs w:val="20"/>
                <w:lang w:eastAsia="en-GB"/>
                <w:rPrChange w:id="138" w:author="(GSMA) Gloria Trujillo" w:date="2024-02-08T00:10:00Z">
                  <w:rPr>
                    <w:ins w:id="139" w:author="(GSMA) Gloria Trujillo" w:date="2024-02-08T00:09:00Z"/>
                    <w:rFonts w:ascii="Times New Roman" w:eastAsia="Times New Roman" w:hAnsi="Times New Roman" w:cs="Times New Roman"/>
                    <w:sz w:val="24"/>
                    <w:szCs w:val="24"/>
                    <w:lang w:eastAsia="en-GB"/>
                  </w:rPr>
                </w:rPrChange>
              </w:rPr>
            </w:pPr>
            <w:ins w:id="140" w:author="(GSMA) Gloria Trujillo" w:date="2024-02-08T00:09:00Z">
              <w:r w:rsidRPr="001B374C">
                <w:rPr>
                  <w:rFonts w:eastAsia="Times New Roman" w:cstheme="minorHAnsi"/>
                  <w:i/>
                  <w:iCs/>
                  <w:color w:val="D13438"/>
                  <w:sz w:val="20"/>
                  <w:szCs w:val="20"/>
                  <w:lang w:eastAsia="en-GB"/>
                  <w:rPrChange w:id="141" w:author="(GSMA) Gloria Trujillo" w:date="2024-02-08T00:10:00Z">
                    <w:rPr>
                      <w:rFonts w:ascii="Arial" w:eastAsia="Times New Roman" w:hAnsi="Arial" w:cs="Arial"/>
                      <w:b/>
                      <w:bCs/>
                      <w:color w:val="D13438"/>
                      <w:sz w:val="20"/>
                      <w:szCs w:val="20"/>
                      <w:u w:val="single"/>
                      <w:lang w:eastAsia="en-GB"/>
                    </w:rPr>
                  </w:rPrChange>
                </w:rPr>
                <w:t>Minor Product Update (as per SGP.24 section 3.1.2)</w:t>
              </w:r>
              <w:r w:rsidRPr="001B374C">
                <w:rPr>
                  <w:rFonts w:eastAsia="Times New Roman" w:cstheme="minorHAnsi"/>
                  <w:i/>
                  <w:iCs/>
                  <w:color w:val="D13438"/>
                  <w:sz w:val="20"/>
                  <w:szCs w:val="20"/>
                  <w:lang w:eastAsia="en-GB"/>
                  <w:rPrChange w:id="142" w:author="(GSMA) Gloria Trujillo" w:date="2024-02-08T00:10:00Z">
                    <w:rPr>
                      <w:rFonts w:ascii="Arial" w:eastAsia="Times New Roman" w:hAnsi="Arial" w:cs="Arial"/>
                      <w:color w:val="D13438"/>
                      <w:sz w:val="20"/>
                      <w:szCs w:val="20"/>
                      <w:lang w:eastAsia="en-GB"/>
                    </w:rPr>
                  </w:rPrChange>
                </w:rPr>
                <w:t> </w:t>
              </w:r>
            </w:ins>
          </w:p>
        </w:tc>
      </w:tr>
      <w:tr w:rsidR="001B374C" w:rsidRPr="001B374C" w14:paraId="62E45459" w14:textId="77777777" w:rsidTr="00617187">
        <w:trPr>
          <w:trHeight w:val="300"/>
          <w:ins w:id="143" w:author="(GSMA) Gloria Trujillo" w:date="2024-02-08T00:09:00Z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F681016" w14:textId="77777777" w:rsidR="001B374C" w:rsidRPr="001B374C" w:rsidRDefault="001B374C" w:rsidP="001B374C">
            <w:pPr>
              <w:spacing w:after="0" w:line="240" w:lineRule="auto"/>
              <w:jc w:val="both"/>
              <w:textAlignment w:val="baseline"/>
              <w:rPr>
                <w:ins w:id="144" w:author="(GSMA) Gloria Trujillo" w:date="2024-02-08T00:09:00Z"/>
                <w:rFonts w:eastAsia="Times New Roman" w:cstheme="minorHAnsi"/>
                <w:sz w:val="20"/>
                <w:szCs w:val="20"/>
                <w:lang w:eastAsia="en-GB"/>
                <w:rPrChange w:id="145" w:author="(GSMA) Gloria Trujillo" w:date="2024-02-08T00:10:00Z">
                  <w:rPr>
                    <w:ins w:id="146" w:author="(GSMA) Gloria Trujillo" w:date="2024-02-08T00:09:00Z"/>
                    <w:rFonts w:ascii="Times New Roman" w:eastAsia="Times New Roman" w:hAnsi="Times New Roman" w:cs="Times New Roman"/>
                    <w:sz w:val="24"/>
                    <w:szCs w:val="24"/>
                    <w:lang w:eastAsia="en-GB"/>
                  </w:rPr>
                </w:rPrChange>
              </w:rPr>
            </w:pPr>
            <w:ins w:id="147" w:author="(GSMA) Gloria Trujillo" w:date="2024-02-08T00:09:00Z">
              <w:r w:rsidRPr="001B374C">
                <w:rPr>
                  <w:rFonts w:ascii="Segoe UI Symbol" w:eastAsia="MS Gothic" w:hAnsi="Segoe UI Symbol" w:cs="Segoe UI Symbol"/>
                  <w:b/>
                  <w:bCs/>
                  <w:color w:val="D13438"/>
                  <w:sz w:val="20"/>
                  <w:szCs w:val="20"/>
                  <w:u w:val="single"/>
                  <w:lang w:eastAsia="en-GB"/>
                  <w:rPrChange w:id="148" w:author="(GSMA) Gloria Trujillo" w:date="2024-02-08T00:10:00Z">
                    <w:rPr>
                      <w:rFonts w:ascii="MS Gothic" w:eastAsia="MS Gothic" w:hAnsi="MS Gothic" w:cs="Times New Roman"/>
                      <w:b/>
                      <w:bCs/>
                      <w:color w:val="D13438"/>
                      <w:sz w:val="36"/>
                      <w:szCs w:val="36"/>
                      <w:u w:val="single"/>
                      <w:lang w:eastAsia="en-GB"/>
                    </w:rPr>
                  </w:rPrChange>
                </w:rPr>
                <w:t>☐</w:t>
              </w:r>
              <w:r w:rsidRPr="001B374C">
                <w:rPr>
                  <w:rFonts w:eastAsia="Times New Roman" w:cstheme="minorHAnsi"/>
                  <w:b/>
                  <w:bCs/>
                  <w:color w:val="D13438"/>
                  <w:sz w:val="20"/>
                  <w:szCs w:val="20"/>
                  <w:u w:val="single"/>
                  <w:lang w:eastAsia="en-GB"/>
                  <w:rPrChange w:id="149" w:author="(GSMA) Gloria Trujillo" w:date="2024-02-08T00:10:00Z">
                    <w:rPr>
                      <w:rFonts w:ascii="Calibri" w:eastAsia="Times New Roman" w:hAnsi="Calibri" w:cs="Calibri"/>
                      <w:b/>
                      <w:bCs/>
                      <w:color w:val="D13438"/>
                      <w:sz w:val="36"/>
                      <w:szCs w:val="36"/>
                      <w:u w:val="single"/>
                      <w:lang w:eastAsia="en-GB"/>
                    </w:rPr>
                  </w:rPrChange>
                </w:rPr>
                <w:t> </w:t>
              </w:r>
              <w:r w:rsidRPr="001B374C">
                <w:rPr>
                  <w:rFonts w:eastAsia="Times New Roman" w:cstheme="minorHAnsi"/>
                  <w:color w:val="D13438"/>
                  <w:sz w:val="20"/>
                  <w:szCs w:val="20"/>
                  <w:lang w:eastAsia="en-GB"/>
                  <w:rPrChange w:id="150" w:author="(GSMA) Gloria Trujillo" w:date="2024-02-08T00:10:00Z">
                    <w:rPr>
                      <w:rFonts w:ascii="Calibri" w:eastAsia="Times New Roman" w:hAnsi="Calibri" w:cs="Calibri"/>
                      <w:color w:val="D13438"/>
                      <w:sz w:val="36"/>
                      <w:szCs w:val="36"/>
                      <w:lang w:eastAsia="en-GB"/>
                    </w:rPr>
                  </w:rPrChange>
                </w:rPr>
                <w:t> </w:t>
              </w:r>
            </w:ins>
          </w:p>
        </w:tc>
        <w:tc>
          <w:tcPr>
            <w:tcW w:w="9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63DFB74" w14:textId="77777777" w:rsidR="001B374C" w:rsidRPr="001B374C" w:rsidRDefault="001B374C" w:rsidP="001B374C">
            <w:pPr>
              <w:spacing w:after="0" w:line="240" w:lineRule="auto"/>
              <w:jc w:val="both"/>
              <w:textAlignment w:val="baseline"/>
              <w:rPr>
                <w:ins w:id="151" w:author="(GSMA) Gloria Trujillo" w:date="2024-02-08T00:09:00Z"/>
                <w:rFonts w:eastAsia="Times New Roman" w:cstheme="minorHAnsi"/>
                <w:i/>
                <w:iCs/>
                <w:sz w:val="20"/>
                <w:szCs w:val="20"/>
                <w:lang w:eastAsia="en-GB"/>
                <w:rPrChange w:id="152" w:author="(GSMA) Gloria Trujillo" w:date="2024-02-08T00:10:00Z">
                  <w:rPr>
                    <w:ins w:id="153" w:author="(GSMA) Gloria Trujillo" w:date="2024-02-08T00:09:00Z"/>
                    <w:rFonts w:ascii="Times New Roman" w:eastAsia="Times New Roman" w:hAnsi="Times New Roman" w:cs="Times New Roman"/>
                    <w:sz w:val="24"/>
                    <w:szCs w:val="24"/>
                    <w:lang w:eastAsia="en-GB"/>
                  </w:rPr>
                </w:rPrChange>
              </w:rPr>
            </w:pPr>
            <w:ins w:id="154" w:author="(GSMA) Gloria Trujillo" w:date="2024-02-08T00:09:00Z">
              <w:r w:rsidRPr="001B374C">
                <w:rPr>
                  <w:rFonts w:eastAsia="Times New Roman" w:cstheme="minorHAnsi"/>
                  <w:i/>
                  <w:iCs/>
                  <w:color w:val="D13438"/>
                  <w:sz w:val="20"/>
                  <w:szCs w:val="20"/>
                  <w:lang w:eastAsia="en-GB"/>
                  <w:rPrChange w:id="155" w:author="(GSMA) Gloria Trujillo" w:date="2024-02-08T00:10:00Z">
                    <w:rPr>
                      <w:rFonts w:ascii="Arial" w:eastAsia="Times New Roman" w:hAnsi="Arial" w:cs="Arial"/>
                      <w:b/>
                      <w:bCs/>
                      <w:color w:val="D13438"/>
                      <w:sz w:val="20"/>
                      <w:szCs w:val="20"/>
                      <w:u w:val="single"/>
                      <w:lang w:eastAsia="en-GB"/>
                    </w:rPr>
                  </w:rPrChange>
                </w:rPr>
                <w:t>Self-Assessment of eUICC Certified Products Updates (as per SGP.24 section 3.1.3)</w:t>
              </w:r>
              <w:r w:rsidRPr="001B374C">
                <w:rPr>
                  <w:rFonts w:eastAsia="Times New Roman" w:cstheme="minorHAnsi"/>
                  <w:i/>
                  <w:iCs/>
                  <w:color w:val="D13438"/>
                  <w:sz w:val="20"/>
                  <w:szCs w:val="20"/>
                  <w:lang w:eastAsia="en-GB"/>
                  <w:rPrChange w:id="156" w:author="(GSMA) Gloria Trujillo" w:date="2024-02-08T00:10:00Z">
                    <w:rPr>
                      <w:rFonts w:ascii="Arial" w:eastAsia="Times New Roman" w:hAnsi="Arial" w:cs="Arial"/>
                      <w:color w:val="D13438"/>
                      <w:sz w:val="20"/>
                      <w:szCs w:val="20"/>
                      <w:lang w:eastAsia="en-GB"/>
                    </w:rPr>
                  </w:rPrChange>
                </w:rPr>
                <w:t> </w:t>
              </w:r>
            </w:ins>
          </w:p>
        </w:tc>
      </w:tr>
      <w:tr w:rsidR="001B374C" w:rsidRPr="001B374C" w14:paraId="4511CD58" w14:textId="77777777" w:rsidTr="00617187">
        <w:trPr>
          <w:trHeight w:val="300"/>
          <w:ins w:id="157" w:author="(GSMA) Gloria Trujillo" w:date="2024-02-08T00:09:00Z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C84D7E9" w14:textId="77777777" w:rsidR="001B374C" w:rsidRPr="001B374C" w:rsidRDefault="001B374C" w:rsidP="001B374C">
            <w:pPr>
              <w:spacing w:after="0" w:line="240" w:lineRule="auto"/>
              <w:jc w:val="both"/>
              <w:textAlignment w:val="baseline"/>
              <w:rPr>
                <w:ins w:id="158" w:author="(GSMA) Gloria Trujillo" w:date="2024-02-08T00:09:00Z"/>
                <w:rFonts w:eastAsia="Times New Roman" w:cstheme="minorHAnsi"/>
                <w:sz w:val="20"/>
                <w:szCs w:val="20"/>
                <w:lang w:eastAsia="en-GB"/>
                <w:rPrChange w:id="159" w:author="(GSMA) Gloria Trujillo" w:date="2024-02-08T00:10:00Z">
                  <w:rPr>
                    <w:ins w:id="160" w:author="(GSMA) Gloria Trujillo" w:date="2024-02-08T00:09:00Z"/>
                    <w:rFonts w:ascii="Times New Roman" w:eastAsia="Times New Roman" w:hAnsi="Times New Roman" w:cs="Times New Roman"/>
                    <w:sz w:val="24"/>
                    <w:szCs w:val="24"/>
                    <w:lang w:eastAsia="en-GB"/>
                  </w:rPr>
                </w:rPrChange>
              </w:rPr>
            </w:pPr>
            <w:ins w:id="161" w:author="(GSMA) Gloria Trujillo" w:date="2024-02-08T00:09:00Z">
              <w:r w:rsidRPr="001B374C">
                <w:rPr>
                  <w:rFonts w:ascii="Segoe UI Symbol" w:eastAsia="MS Gothic" w:hAnsi="Segoe UI Symbol" w:cs="Segoe UI Symbol"/>
                  <w:b/>
                  <w:bCs/>
                  <w:color w:val="D13438"/>
                  <w:sz w:val="20"/>
                  <w:szCs w:val="20"/>
                  <w:u w:val="single"/>
                  <w:lang w:eastAsia="en-GB"/>
                  <w:rPrChange w:id="162" w:author="(GSMA) Gloria Trujillo" w:date="2024-02-08T00:10:00Z">
                    <w:rPr>
                      <w:rFonts w:ascii="MS Gothic" w:eastAsia="MS Gothic" w:hAnsi="MS Gothic" w:cs="Times New Roman"/>
                      <w:b/>
                      <w:bCs/>
                      <w:color w:val="D13438"/>
                      <w:sz w:val="36"/>
                      <w:szCs w:val="36"/>
                      <w:u w:val="single"/>
                      <w:lang w:eastAsia="en-GB"/>
                    </w:rPr>
                  </w:rPrChange>
                </w:rPr>
                <w:t>☐</w:t>
              </w:r>
              <w:r w:rsidRPr="001B374C">
                <w:rPr>
                  <w:rFonts w:eastAsia="Times New Roman" w:cstheme="minorHAnsi"/>
                  <w:b/>
                  <w:bCs/>
                  <w:color w:val="D13438"/>
                  <w:sz w:val="20"/>
                  <w:szCs w:val="20"/>
                  <w:u w:val="single"/>
                  <w:lang w:eastAsia="en-GB"/>
                  <w:rPrChange w:id="163" w:author="(GSMA) Gloria Trujillo" w:date="2024-02-08T00:10:00Z">
                    <w:rPr>
                      <w:rFonts w:ascii="Calibri" w:eastAsia="Times New Roman" w:hAnsi="Calibri" w:cs="Calibri"/>
                      <w:b/>
                      <w:bCs/>
                      <w:color w:val="D13438"/>
                      <w:sz w:val="36"/>
                      <w:szCs w:val="36"/>
                      <w:u w:val="single"/>
                      <w:lang w:eastAsia="en-GB"/>
                    </w:rPr>
                  </w:rPrChange>
                </w:rPr>
                <w:t> </w:t>
              </w:r>
              <w:r w:rsidRPr="001B374C">
                <w:rPr>
                  <w:rFonts w:eastAsia="Times New Roman" w:cstheme="minorHAnsi"/>
                  <w:color w:val="D13438"/>
                  <w:sz w:val="20"/>
                  <w:szCs w:val="20"/>
                  <w:lang w:eastAsia="en-GB"/>
                  <w:rPrChange w:id="164" w:author="(GSMA) Gloria Trujillo" w:date="2024-02-08T00:10:00Z">
                    <w:rPr>
                      <w:rFonts w:ascii="Calibri" w:eastAsia="Times New Roman" w:hAnsi="Calibri" w:cs="Calibri"/>
                      <w:color w:val="D13438"/>
                      <w:sz w:val="36"/>
                      <w:szCs w:val="36"/>
                      <w:lang w:eastAsia="en-GB"/>
                    </w:rPr>
                  </w:rPrChange>
                </w:rPr>
                <w:t> </w:t>
              </w:r>
            </w:ins>
          </w:p>
        </w:tc>
        <w:tc>
          <w:tcPr>
            <w:tcW w:w="9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F5BEFF8" w14:textId="77777777" w:rsidR="001B374C" w:rsidRPr="001B374C" w:rsidRDefault="001B374C" w:rsidP="001B374C">
            <w:pPr>
              <w:spacing w:after="0" w:line="240" w:lineRule="auto"/>
              <w:jc w:val="both"/>
              <w:textAlignment w:val="baseline"/>
              <w:rPr>
                <w:ins w:id="165" w:author="(GSMA) Gloria Trujillo" w:date="2024-02-08T00:09:00Z"/>
                <w:rFonts w:eastAsia="Times New Roman" w:cstheme="minorHAnsi"/>
                <w:i/>
                <w:iCs/>
                <w:sz w:val="20"/>
                <w:szCs w:val="20"/>
                <w:lang w:eastAsia="en-GB"/>
                <w:rPrChange w:id="166" w:author="(GSMA) Gloria Trujillo" w:date="2024-02-08T00:10:00Z">
                  <w:rPr>
                    <w:ins w:id="167" w:author="(GSMA) Gloria Trujillo" w:date="2024-02-08T00:09:00Z"/>
                    <w:rFonts w:ascii="Times New Roman" w:eastAsia="Times New Roman" w:hAnsi="Times New Roman" w:cs="Times New Roman"/>
                    <w:sz w:val="24"/>
                    <w:szCs w:val="24"/>
                    <w:lang w:eastAsia="en-GB"/>
                  </w:rPr>
                </w:rPrChange>
              </w:rPr>
            </w:pPr>
            <w:ins w:id="168" w:author="(GSMA) Gloria Trujillo" w:date="2024-02-08T00:09:00Z">
              <w:r w:rsidRPr="001B374C">
                <w:rPr>
                  <w:rFonts w:eastAsia="Times New Roman" w:cstheme="minorHAnsi"/>
                  <w:i/>
                  <w:iCs/>
                  <w:color w:val="D13438"/>
                  <w:sz w:val="20"/>
                  <w:szCs w:val="20"/>
                  <w:lang w:eastAsia="en-GB"/>
                  <w:rPrChange w:id="169" w:author="(GSMA) Gloria Trujillo" w:date="2024-02-08T00:10:00Z">
                    <w:rPr>
                      <w:rFonts w:ascii="Arial" w:eastAsia="Times New Roman" w:hAnsi="Arial" w:cs="Arial"/>
                      <w:b/>
                      <w:bCs/>
                      <w:color w:val="D13438"/>
                      <w:sz w:val="20"/>
                      <w:szCs w:val="20"/>
                      <w:u w:val="single"/>
                      <w:lang w:eastAsia="en-GB"/>
                    </w:rPr>
                  </w:rPrChange>
                </w:rPr>
                <w:t>Product Withdrawal (as per SGP.24 section 3.1.4)</w:t>
              </w:r>
              <w:r w:rsidRPr="001B374C">
                <w:rPr>
                  <w:rFonts w:eastAsia="Times New Roman" w:cstheme="minorHAnsi"/>
                  <w:i/>
                  <w:iCs/>
                  <w:color w:val="D13438"/>
                  <w:sz w:val="20"/>
                  <w:szCs w:val="20"/>
                  <w:lang w:eastAsia="en-GB"/>
                  <w:rPrChange w:id="170" w:author="(GSMA) Gloria Trujillo" w:date="2024-02-08T00:10:00Z">
                    <w:rPr>
                      <w:rFonts w:ascii="Arial" w:eastAsia="Times New Roman" w:hAnsi="Arial" w:cs="Arial"/>
                      <w:color w:val="D13438"/>
                      <w:sz w:val="20"/>
                      <w:szCs w:val="20"/>
                      <w:lang w:eastAsia="en-GB"/>
                    </w:rPr>
                  </w:rPrChange>
                </w:rPr>
                <w:t> </w:t>
              </w:r>
            </w:ins>
          </w:p>
        </w:tc>
      </w:tr>
      <w:tr w:rsidR="001B374C" w:rsidRPr="001B374C" w14:paraId="54460C50" w14:textId="77777777" w:rsidTr="00617187">
        <w:trPr>
          <w:trHeight w:val="300"/>
          <w:ins w:id="171" w:author="(GSMA) Gloria Trujillo" w:date="2024-02-08T00:09:00Z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6FF710C" w14:textId="77777777" w:rsidR="001B374C" w:rsidRPr="001B374C" w:rsidRDefault="001B374C" w:rsidP="001B374C">
            <w:pPr>
              <w:spacing w:after="0" w:line="240" w:lineRule="auto"/>
              <w:jc w:val="both"/>
              <w:textAlignment w:val="baseline"/>
              <w:rPr>
                <w:ins w:id="172" w:author="(GSMA) Gloria Trujillo" w:date="2024-02-08T00:09:00Z"/>
                <w:rFonts w:eastAsia="Times New Roman" w:cstheme="minorHAnsi"/>
                <w:sz w:val="20"/>
                <w:szCs w:val="20"/>
                <w:lang w:eastAsia="en-GB"/>
                <w:rPrChange w:id="173" w:author="(GSMA) Gloria Trujillo" w:date="2024-02-08T00:10:00Z">
                  <w:rPr>
                    <w:ins w:id="174" w:author="(GSMA) Gloria Trujillo" w:date="2024-02-08T00:09:00Z"/>
                    <w:rFonts w:ascii="Times New Roman" w:eastAsia="Times New Roman" w:hAnsi="Times New Roman" w:cs="Times New Roman"/>
                    <w:sz w:val="24"/>
                    <w:szCs w:val="24"/>
                    <w:lang w:eastAsia="en-GB"/>
                  </w:rPr>
                </w:rPrChange>
              </w:rPr>
            </w:pPr>
            <w:ins w:id="175" w:author="(GSMA) Gloria Trujillo" w:date="2024-02-08T00:09:00Z">
              <w:r w:rsidRPr="001B374C">
                <w:rPr>
                  <w:rFonts w:ascii="Segoe UI Symbol" w:eastAsia="MS Gothic" w:hAnsi="Segoe UI Symbol" w:cs="Segoe UI Symbol"/>
                  <w:b/>
                  <w:bCs/>
                  <w:color w:val="D13438"/>
                  <w:sz w:val="20"/>
                  <w:szCs w:val="20"/>
                  <w:u w:val="single"/>
                  <w:lang w:eastAsia="en-GB"/>
                  <w:rPrChange w:id="176" w:author="(GSMA) Gloria Trujillo" w:date="2024-02-08T00:10:00Z">
                    <w:rPr>
                      <w:rFonts w:ascii="MS Gothic" w:eastAsia="MS Gothic" w:hAnsi="MS Gothic" w:cs="Times New Roman"/>
                      <w:b/>
                      <w:bCs/>
                      <w:color w:val="D13438"/>
                      <w:sz w:val="36"/>
                      <w:szCs w:val="36"/>
                      <w:u w:val="single"/>
                      <w:lang w:eastAsia="en-GB"/>
                    </w:rPr>
                  </w:rPrChange>
                </w:rPr>
                <w:t>☐</w:t>
              </w:r>
              <w:r w:rsidRPr="001B374C">
                <w:rPr>
                  <w:rFonts w:eastAsia="MS Gothic" w:cstheme="minorHAnsi" w:hint="eastAsia"/>
                  <w:color w:val="D13438"/>
                  <w:sz w:val="20"/>
                  <w:szCs w:val="20"/>
                  <w:lang w:eastAsia="en-GB"/>
                  <w:rPrChange w:id="177" w:author="(GSMA) Gloria Trujillo" w:date="2024-02-08T00:10:00Z">
                    <w:rPr>
                      <w:rFonts w:ascii="MS Gothic" w:eastAsia="MS Gothic" w:hAnsi="MS Gothic" w:cs="Times New Roman" w:hint="eastAsia"/>
                      <w:color w:val="D13438"/>
                      <w:sz w:val="36"/>
                      <w:szCs w:val="36"/>
                      <w:lang w:eastAsia="en-GB"/>
                    </w:rPr>
                  </w:rPrChange>
                </w:rPr>
                <w:t> </w:t>
              </w:r>
            </w:ins>
          </w:p>
        </w:tc>
        <w:tc>
          <w:tcPr>
            <w:tcW w:w="9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0A0CF86" w14:textId="77777777" w:rsidR="001B374C" w:rsidRPr="001B374C" w:rsidRDefault="001B374C" w:rsidP="001B374C">
            <w:pPr>
              <w:spacing w:after="0" w:line="240" w:lineRule="auto"/>
              <w:jc w:val="both"/>
              <w:textAlignment w:val="baseline"/>
              <w:rPr>
                <w:ins w:id="178" w:author="(GSMA) Gloria Trujillo" w:date="2024-02-08T00:09:00Z"/>
                <w:rFonts w:eastAsia="Times New Roman" w:cstheme="minorHAnsi"/>
                <w:i/>
                <w:iCs/>
                <w:sz w:val="20"/>
                <w:szCs w:val="20"/>
                <w:lang w:eastAsia="en-GB"/>
                <w:rPrChange w:id="179" w:author="(GSMA) Gloria Trujillo" w:date="2024-02-08T00:10:00Z">
                  <w:rPr>
                    <w:ins w:id="180" w:author="(GSMA) Gloria Trujillo" w:date="2024-02-08T00:09:00Z"/>
                    <w:rFonts w:ascii="Times New Roman" w:eastAsia="Times New Roman" w:hAnsi="Times New Roman" w:cs="Times New Roman"/>
                    <w:sz w:val="24"/>
                    <w:szCs w:val="24"/>
                    <w:lang w:eastAsia="en-GB"/>
                  </w:rPr>
                </w:rPrChange>
              </w:rPr>
            </w:pPr>
            <w:ins w:id="181" w:author="(GSMA) Gloria Trujillo" w:date="2024-02-08T00:09:00Z">
              <w:r w:rsidRPr="001B374C">
                <w:rPr>
                  <w:rFonts w:eastAsia="Times New Roman" w:cstheme="minorHAnsi"/>
                  <w:i/>
                  <w:iCs/>
                  <w:color w:val="D13438"/>
                  <w:sz w:val="20"/>
                  <w:szCs w:val="20"/>
                  <w:lang w:eastAsia="en-GB"/>
                  <w:rPrChange w:id="182" w:author="(GSMA) Gloria Trujillo" w:date="2024-02-08T00:10:00Z">
                    <w:rPr>
                      <w:rFonts w:ascii="Arial" w:eastAsia="Times New Roman" w:hAnsi="Arial" w:cs="Arial"/>
                      <w:b/>
                      <w:bCs/>
                      <w:color w:val="D13438"/>
                      <w:sz w:val="20"/>
                      <w:szCs w:val="20"/>
                      <w:u w:val="single"/>
                      <w:lang w:eastAsia="en-GB"/>
                    </w:rPr>
                  </w:rPrChange>
                </w:rPr>
                <w:t>Fast Track update (as per SGP.24 section 3.1.5)</w:t>
              </w:r>
              <w:r w:rsidRPr="001B374C">
                <w:rPr>
                  <w:rFonts w:eastAsia="Times New Roman" w:cstheme="minorHAnsi"/>
                  <w:i/>
                  <w:iCs/>
                  <w:color w:val="D13438"/>
                  <w:sz w:val="20"/>
                  <w:szCs w:val="20"/>
                  <w:lang w:eastAsia="en-GB"/>
                  <w:rPrChange w:id="183" w:author="(GSMA) Gloria Trujillo" w:date="2024-02-08T00:10:00Z">
                    <w:rPr>
                      <w:rFonts w:ascii="Arial" w:eastAsia="Times New Roman" w:hAnsi="Arial" w:cs="Arial"/>
                      <w:color w:val="D13438"/>
                      <w:sz w:val="20"/>
                      <w:szCs w:val="20"/>
                      <w:lang w:eastAsia="en-GB"/>
                    </w:rPr>
                  </w:rPrChange>
                </w:rPr>
                <w:t> </w:t>
              </w:r>
            </w:ins>
          </w:p>
        </w:tc>
      </w:tr>
    </w:tbl>
    <w:p w14:paraId="07118CB4" w14:textId="77777777" w:rsidR="001B374C" w:rsidRPr="002E5486" w:rsidRDefault="001B374C">
      <w:pPr>
        <w:pStyle w:val="NormalParagraph"/>
        <w:rPr>
          <w:ins w:id="184" w:author="(GSMA) Gloria Trujillo" w:date="2024-02-08T00:08:00Z"/>
        </w:rPr>
        <w:pPrChange w:id="185" w:author="(GSMA) Gloria Trujillo" w:date="2024-02-08T00:08:00Z">
          <w:pPr>
            <w:pStyle w:val="Heading2"/>
            <w:numPr>
              <w:ilvl w:val="0"/>
              <w:numId w:val="0"/>
            </w:numPr>
            <w:tabs>
              <w:tab w:val="clear" w:pos="624"/>
            </w:tabs>
            <w:ind w:left="0" w:firstLine="0"/>
          </w:pPr>
        </w:pPrChange>
      </w:pPr>
    </w:p>
    <w:p w14:paraId="38FEB710" w14:textId="47B8C653" w:rsidR="00A54503" w:rsidRPr="00A54503" w:rsidRDefault="00462FA2" w:rsidP="00A54503">
      <w:pPr>
        <w:pStyle w:val="Heading2"/>
        <w:numPr>
          <w:ilvl w:val="0"/>
          <w:numId w:val="0"/>
        </w:numPr>
        <w:rPr>
          <w:iCs w:val="0"/>
          <w:szCs w:val="24"/>
        </w:rPr>
      </w:pPr>
      <w:r w:rsidRPr="00A54503">
        <w:rPr>
          <w:iCs w:val="0"/>
          <w:szCs w:val="24"/>
        </w:rPr>
        <w:lastRenderedPageBreak/>
        <w:t xml:space="preserve">A.1.2 Details </w:t>
      </w:r>
      <w:r w:rsidR="00B15EAA">
        <w:rPr>
          <w:iCs w:val="0"/>
          <w:szCs w:val="24"/>
        </w:rPr>
        <w:t>of Organisation</w:t>
      </w:r>
      <w:r w:rsidR="00DD2008">
        <w:rPr>
          <w:iCs w:val="0"/>
          <w:szCs w:val="24"/>
        </w:rPr>
        <w:t xml:space="preserve"> Responsible for Declaration</w:t>
      </w: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6095"/>
      </w:tblGrid>
      <w:tr w:rsidR="00656A64" w:rsidRPr="00240BB5" w14:paraId="0E7902A6" w14:textId="77777777" w:rsidTr="000E19FA">
        <w:trPr>
          <w:trHeight w:val="567"/>
        </w:trPr>
        <w:tc>
          <w:tcPr>
            <w:tcW w:w="2977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0F3458FD" w14:textId="6773DD4E" w:rsidR="00656A64" w:rsidRPr="00240BB5" w:rsidRDefault="00656A64" w:rsidP="002A27F9">
            <w:pPr>
              <w:pStyle w:val="TableHeader"/>
              <w:rPr>
                <w:noProof/>
                <w:sz w:val="24"/>
                <w:lang w:bidi="bn-BD"/>
              </w:rPr>
            </w:pPr>
            <w:r w:rsidRPr="00CA223D">
              <w:rPr>
                <w:noProof/>
                <w:lang w:bidi="bn-BD"/>
              </w:rPr>
              <w:t>Company Name</w:t>
            </w:r>
          </w:p>
        </w:tc>
        <w:tc>
          <w:tcPr>
            <w:tcW w:w="609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46A8A4" w14:textId="48B060E9" w:rsidR="00656A64" w:rsidRPr="00240BB5" w:rsidRDefault="002D7BF3" w:rsidP="00CA223D">
            <w:pPr>
              <w:pStyle w:val="NoSpacing"/>
              <w:spacing w:before="40" w:after="40" w:line="276" w:lineRule="auto"/>
              <w:rPr>
                <w:noProof/>
                <w:sz w:val="24"/>
                <w:lang w:bidi="bn-BD"/>
              </w:rPr>
            </w:pP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[Company name as register</w:t>
            </w:r>
            <w:r w:rsidR="003B3B5F"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ed</w:t>
            </w: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for GSMA]</w:t>
            </w:r>
          </w:p>
        </w:tc>
      </w:tr>
      <w:tr w:rsidR="00152BE3" w:rsidRPr="00240BB5" w14:paraId="5B1E01C7" w14:textId="77777777" w:rsidTr="000E19FA">
        <w:trPr>
          <w:trHeight w:val="567"/>
        </w:trPr>
        <w:tc>
          <w:tcPr>
            <w:tcW w:w="2977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751D9EA9" w14:textId="448332FE" w:rsidR="00152BE3" w:rsidRPr="00240BB5" w:rsidRDefault="00152BE3" w:rsidP="002A27F9">
            <w:pPr>
              <w:pStyle w:val="TableHeader"/>
              <w:rPr>
                <w:noProof/>
                <w:sz w:val="24"/>
                <w:lang w:bidi="bn-BD"/>
              </w:rPr>
            </w:pPr>
            <w:r w:rsidRPr="00CA223D">
              <w:rPr>
                <w:noProof/>
                <w:lang w:bidi="bn-BD"/>
              </w:rPr>
              <w:t>Trading As</w:t>
            </w:r>
          </w:p>
        </w:tc>
        <w:tc>
          <w:tcPr>
            <w:tcW w:w="6095" w:type="dxa"/>
            <w:tcBorders>
              <w:bottom w:val="single" w:sz="4" w:space="0" w:color="auto"/>
            </w:tcBorders>
            <w:vAlign w:val="center"/>
          </w:tcPr>
          <w:p w14:paraId="1CA4D5EB" w14:textId="674A3137" w:rsidR="00152BE3" w:rsidRPr="00CA223D" w:rsidRDefault="00152BE3" w:rsidP="00152BE3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Name </w:t>
            </w: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used by 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the</w:t>
            </w: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company to perform their business]</w:t>
            </w:r>
          </w:p>
        </w:tc>
      </w:tr>
      <w:tr w:rsidR="00A37C21" w:rsidRPr="00240BB5" w14:paraId="0A58B33B" w14:textId="77777777" w:rsidTr="000E19FA">
        <w:trPr>
          <w:trHeight w:val="1701"/>
        </w:trPr>
        <w:tc>
          <w:tcPr>
            <w:tcW w:w="2977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7C922727" w14:textId="784826B1" w:rsidR="00A37C21" w:rsidRPr="00240BB5" w:rsidRDefault="00A37C21" w:rsidP="002A27F9">
            <w:pPr>
              <w:pStyle w:val="TableHeader"/>
              <w:rPr>
                <w:noProof/>
                <w:sz w:val="24"/>
                <w:lang w:bidi="bn-BD"/>
              </w:rPr>
            </w:pPr>
            <w:r w:rsidRPr="00CA223D">
              <w:rPr>
                <w:noProof/>
                <w:lang w:bidi="bn-BD"/>
              </w:rPr>
              <w:t>Business Address</w:t>
            </w:r>
          </w:p>
        </w:tc>
        <w:tc>
          <w:tcPr>
            <w:tcW w:w="609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F4FB48" w14:textId="2126BA33" w:rsidR="00A37C21" w:rsidRPr="00240BB5" w:rsidRDefault="002D7BF3" w:rsidP="00CF28B8">
            <w:pPr>
              <w:pStyle w:val="NoSpacing"/>
              <w:spacing w:before="40" w:after="40" w:line="276" w:lineRule="auto"/>
              <w:rPr>
                <w:noProof/>
                <w:sz w:val="24"/>
                <w:lang w:bidi="bn-BD"/>
              </w:rPr>
            </w:pP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 w:rsidR="003B3B5F"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B</w:t>
            </w: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usiness address of the Company]</w:t>
            </w:r>
          </w:p>
        </w:tc>
      </w:tr>
      <w:tr w:rsidR="00A37C21" w:rsidRPr="00240BB5" w14:paraId="1CB8756E" w14:textId="77777777" w:rsidTr="000E19FA">
        <w:trPr>
          <w:trHeight w:val="567"/>
        </w:trPr>
        <w:tc>
          <w:tcPr>
            <w:tcW w:w="2977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4BFA1872" w14:textId="65C1F3AB" w:rsidR="00A37C21" w:rsidRPr="00240BB5" w:rsidRDefault="00A37C21" w:rsidP="002A27F9">
            <w:pPr>
              <w:pStyle w:val="TableHeader"/>
              <w:rPr>
                <w:noProof/>
                <w:sz w:val="24"/>
                <w:lang w:bidi="bn-BD"/>
              </w:rPr>
            </w:pPr>
            <w:r w:rsidRPr="00CA223D">
              <w:rPr>
                <w:noProof/>
                <w:lang w:bidi="bn-BD"/>
              </w:rPr>
              <w:t>Website URL</w:t>
            </w:r>
          </w:p>
        </w:tc>
        <w:tc>
          <w:tcPr>
            <w:tcW w:w="609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88BC9B" w14:textId="0CD51531" w:rsidR="00A37C21" w:rsidRPr="00240BB5" w:rsidRDefault="002D7BF3" w:rsidP="00CA223D">
            <w:pPr>
              <w:pStyle w:val="NoSpacing"/>
              <w:spacing w:before="40" w:after="40" w:line="276" w:lineRule="auto"/>
              <w:rPr>
                <w:noProof/>
                <w:sz w:val="24"/>
                <w:lang w:bidi="bn-BD"/>
              </w:rPr>
            </w:pP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[Website URL of the Company]</w:t>
            </w:r>
          </w:p>
        </w:tc>
      </w:tr>
    </w:tbl>
    <w:p w14:paraId="7CF0C775" w14:textId="65741940" w:rsidR="002A27F9" w:rsidRPr="002A27F9" w:rsidRDefault="002A27F9" w:rsidP="002A27F9">
      <w:pPr>
        <w:pStyle w:val="Heading2"/>
        <w:numPr>
          <w:ilvl w:val="0"/>
          <w:numId w:val="0"/>
        </w:numPr>
        <w:ind w:left="624" w:hanging="624"/>
      </w:pPr>
      <w:r>
        <w:t>A.1.3</w:t>
      </w:r>
      <w:r w:rsidRPr="002A27F9">
        <w:t xml:space="preserve"> Details of </w:t>
      </w:r>
      <w:r>
        <w:t>Submitter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6095"/>
      </w:tblGrid>
      <w:tr w:rsidR="00152BE3" w:rsidRPr="00240BB5" w14:paraId="14894F60" w14:textId="77777777" w:rsidTr="000E19FA">
        <w:trPr>
          <w:trHeight w:val="567"/>
        </w:trPr>
        <w:tc>
          <w:tcPr>
            <w:tcW w:w="2972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5477C317" w14:textId="61E33C65" w:rsidR="00152BE3" w:rsidRPr="002A27F9" w:rsidRDefault="005966F6" w:rsidP="002A27F9">
            <w:pPr>
              <w:pStyle w:val="TableHeader"/>
              <w:rPr>
                <w:noProof/>
                <w:lang w:bidi="bn-BD"/>
              </w:rPr>
            </w:pPr>
            <w:r w:rsidRPr="002A27F9">
              <w:rPr>
                <w:noProof/>
                <w:lang w:bidi="bn-BD"/>
              </w:rPr>
              <w:t>Contact Name</w:t>
            </w:r>
          </w:p>
        </w:tc>
        <w:tc>
          <w:tcPr>
            <w:tcW w:w="609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841E41" w14:textId="77777777" w:rsidR="00152BE3" w:rsidRPr="00240BB5" w:rsidRDefault="00152BE3" w:rsidP="00DC1B6A">
            <w:pPr>
              <w:pStyle w:val="NoSpacing"/>
              <w:spacing w:before="40" w:after="40" w:line="276" w:lineRule="auto"/>
              <w:rPr>
                <w:noProof/>
                <w:sz w:val="24"/>
                <w:lang w:bidi="bn-BD"/>
              </w:rPr>
            </w:pP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[Name of the person completing th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is product declaration</w:t>
            </w: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</w:tc>
      </w:tr>
      <w:tr w:rsidR="00152BE3" w:rsidRPr="00240BB5" w14:paraId="122DC237" w14:textId="77777777" w:rsidTr="000E19FA">
        <w:trPr>
          <w:trHeight w:val="567"/>
        </w:trPr>
        <w:tc>
          <w:tcPr>
            <w:tcW w:w="2972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69CA4E31" w14:textId="12899B7D" w:rsidR="00152BE3" w:rsidRPr="002A27F9" w:rsidRDefault="005966F6" w:rsidP="002A27F9">
            <w:pPr>
              <w:pStyle w:val="TableHeader"/>
              <w:rPr>
                <w:noProof/>
                <w:lang w:bidi="bn-BD"/>
              </w:rPr>
            </w:pPr>
            <w:r w:rsidRPr="002A27F9">
              <w:rPr>
                <w:noProof/>
                <w:lang w:bidi="bn-BD"/>
              </w:rPr>
              <w:t>Position</w:t>
            </w:r>
          </w:p>
        </w:tc>
        <w:tc>
          <w:tcPr>
            <w:tcW w:w="609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26A251" w14:textId="77777777" w:rsidR="00152BE3" w:rsidRPr="00240BB5" w:rsidRDefault="00152BE3" w:rsidP="00DC1B6A">
            <w:pPr>
              <w:pStyle w:val="NoSpacing"/>
              <w:spacing w:before="40" w:after="40" w:line="276" w:lineRule="auto"/>
              <w:rPr>
                <w:noProof/>
                <w:sz w:val="24"/>
                <w:lang w:bidi="bn-BD"/>
              </w:rPr>
            </w:pP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[Position of the person completing th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is product declaration</w:t>
            </w: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</w:tc>
      </w:tr>
      <w:tr w:rsidR="00152BE3" w:rsidRPr="00240BB5" w14:paraId="0D510DFE" w14:textId="77777777" w:rsidTr="000E19FA">
        <w:trPr>
          <w:trHeight w:val="567"/>
        </w:trPr>
        <w:tc>
          <w:tcPr>
            <w:tcW w:w="2972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583189FD" w14:textId="33905A25" w:rsidR="00152BE3" w:rsidRPr="002A27F9" w:rsidRDefault="005966F6" w:rsidP="002A27F9">
            <w:pPr>
              <w:pStyle w:val="TableHeader"/>
              <w:rPr>
                <w:noProof/>
                <w:lang w:bidi="bn-BD"/>
              </w:rPr>
            </w:pPr>
            <w:r w:rsidRPr="002A27F9">
              <w:rPr>
                <w:noProof/>
                <w:lang w:bidi="bn-BD"/>
              </w:rPr>
              <w:t>Telephone</w:t>
            </w:r>
          </w:p>
        </w:tc>
        <w:tc>
          <w:tcPr>
            <w:tcW w:w="609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8786F3" w14:textId="77777777" w:rsidR="00152BE3" w:rsidRPr="00B565B9" w:rsidRDefault="00152BE3" w:rsidP="00DC1B6A">
            <w:pPr>
              <w:pStyle w:val="NoSpacing"/>
              <w:spacing w:before="40" w:after="40" w:line="276" w:lineRule="auto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B565B9">
              <w:rPr>
                <w:rFonts w:ascii="Arial" w:hAnsi="Arial" w:cs="Arial"/>
                <w:noProof/>
                <w:sz w:val="20"/>
                <w:szCs w:val="20"/>
                <w:lang w:bidi="bn-BD"/>
              </w:rPr>
              <w:t>+</w:t>
            </w:r>
          </w:p>
        </w:tc>
      </w:tr>
      <w:tr w:rsidR="00152BE3" w:rsidRPr="00240BB5" w14:paraId="589F1066" w14:textId="77777777" w:rsidTr="000E19FA">
        <w:trPr>
          <w:trHeight w:val="567"/>
        </w:trPr>
        <w:tc>
          <w:tcPr>
            <w:tcW w:w="2972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05D98BA1" w14:textId="573CDD52" w:rsidR="00152BE3" w:rsidRPr="002A27F9" w:rsidRDefault="005966F6" w:rsidP="002A27F9">
            <w:pPr>
              <w:pStyle w:val="TableHeader"/>
              <w:rPr>
                <w:noProof/>
                <w:lang w:bidi="bn-BD"/>
              </w:rPr>
            </w:pPr>
            <w:r w:rsidRPr="002A27F9">
              <w:rPr>
                <w:noProof/>
                <w:lang w:bidi="bn-BD"/>
              </w:rPr>
              <w:t>Email Address</w:t>
            </w:r>
          </w:p>
        </w:tc>
        <w:tc>
          <w:tcPr>
            <w:tcW w:w="609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E5BA9" w14:textId="77777777" w:rsidR="00152BE3" w:rsidRPr="00240BB5" w:rsidRDefault="00152BE3" w:rsidP="00DC1B6A">
            <w:pPr>
              <w:pStyle w:val="NoSpacing"/>
              <w:spacing w:before="40" w:after="40" w:line="276" w:lineRule="auto"/>
              <w:rPr>
                <w:noProof/>
                <w:sz w:val="24"/>
                <w:lang w:bidi="bn-BD"/>
              </w:rPr>
            </w:pP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[Email of the person completing th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is product declaration</w:t>
            </w:r>
            <w:r w:rsidRPr="00CA223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</w:tc>
      </w:tr>
    </w:tbl>
    <w:p w14:paraId="4422BB39" w14:textId="604F6534" w:rsidR="003A57CB" w:rsidRPr="002A27F9" w:rsidRDefault="003A57CB" w:rsidP="003A57CB">
      <w:pPr>
        <w:pStyle w:val="Heading2"/>
        <w:numPr>
          <w:ilvl w:val="0"/>
          <w:numId w:val="0"/>
        </w:numPr>
        <w:ind w:left="624" w:hanging="624"/>
      </w:pPr>
      <w:r>
        <w:t>A.1.4</w:t>
      </w:r>
      <w:r w:rsidRPr="002A27F9">
        <w:t xml:space="preserve"> Details of </w:t>
      </w:r>
      <w:r>
        <w:t>Organisation responsible for eUICC Digital (PKI</w:t>
      </w:r>
      <w:r w:rsidR="00DD2008">
        <w:t>)</w:t>
      </w:r>
      <w:r>
        <w:t xml:space="preserve"> Certificate Management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6095"/>
      </w:tblGrid>
      <w:tr w:rsidR="00C44678" w:rsidRPr="00240BB5" w14:paraId="67FC305C" w14:textId="77777777" w:rsidTr="000E19FA">
        <w:trPr>
          <w:trHeight w:val="567"/>
        </w:trPr>
        <w:tc>
          <w:tcPr>
            <w:tcW w:w="2972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3EA63AD9" w14:textId="77777777" w:rsidR="00C44678" w:rsidRPr="00403C24" w:rsidRDefault="00C44678" w:rsidP="00403C24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Company name</w:t>
            </w:r>
          </w:p>
        </w:tc>
        <w:tc>
          <w:tcPr>
            <w:tcW w:w="609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2C7E76" w14:textId="77777777" w:rsidR="00C44678" w:rsidRPr="00240BB5" w:rsidRDefault="00C44678" w:rsidP="005A6446">
            <w:pPr>
              <w:pStyle w:val="TableText"/>
              <w:rPr>
                <w:noProof/>
                <w:sz w:val="24"/>
                <w:lang w:bidi="bn-BD"/>
              </w:rPr>
            </w:pPr>
            <w:r w:rsidRPr="00CA223D">
              <w:rPr>
                <w:i/>
                <w:color w:val="808080" w:themeColor="background1" w:themeShade="80"/>
                <w:lang w:eastAsia="en-GB"/>
              </w:rPr>
              <w:t xml:space="preserve">[Name of the </w:t>
            </w:r>
            <w:r>
              <w:rPr>
                <w:i/>
                <w:color w:val="808080" w:themeColor="background1" w:themeShade="80"/>
                <w:lang w:eastAsia="en-GB"/>
              </w:rPr>
              <w:t>organisation intending to be eUICC PKI certificate holder</w:t>
            </w:r>
            <w:r w:rsidRPr="00CA223D">
              <w:rPr>
                <w:i/>
                <w:color w:val="808080" w:themeColor="background1" w:themeShade="80"/>
                <w:lang w:eastAsia="en-GB"/>
              </w:rPr>
              <w:t>]</w:t>
            </w:r>
          </w:p>
        </w:tc>
      </w:tr>
      <w:tr w:rsidR="00C44678" w:rsidRPr="00240BB5" w14:paraId="35A6AB06" w14:textId="77777777" w:rsidTr="000E19FA">
        <w:trPr>
          <w:trHeight w:val="567"/>
        </w:trPr>
        <w:tc>
          <w:tcPr>
            <w:tcW w:w="2972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0DAF7446" w14:textId="77777777" w:rsidR="00C44678" w:rsidRPr="00403C24" w:rsidRDefault="00C44678" w:rsidP="00403C24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SAS-UP reference</w:t>
            </w:r>
          </w:p>
        </w:tc>
        <w:tc>
          <w:tcPr>
            <w:tcW w:w="609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0C4B04" w14:textId="77777777" w:rsidR="00C44678" w:rsidRPr="00240BB5" w:rsidRDefault="00C44678" w:rsidP="005A6446">
            <w:pPr>
              <w:pStyle w:val="TableText"/>
              <w:rPr>
                <w:noProof/>
                <w:sz w:val="24"/>
                <w:lang w:bidi="bn-BD"/>
              </w:rPr>
            </w:pPr>
          </w:p>
        </w:tc>
      </w:tr>
    </w:tbl>
    <w:p w14:paraId="5A71C2E8" w14:textId="77777777" w:rsidR="00403C24" w:rsidRDefault="00403C24" w:rsidP="00403C24">
      <w:pPr>
        <w:pStyle w:val="Heading2"/>
        <w:numPr>
          <w:ilvl w:val="0"/>
          <w:numId w:val="0"/>
        </w:numPr>
        <w:ind w:left="624" w:hanging="624"/>
      </w:pPr>
    </w:p>
    <w:p w14:paraId="4DE0E674" w14:textId="77777777" w:rsidR="00403C24" w:rsidRDefault="00403C24">
      <w:pPr>
        <w:rPr>
          <w:rFonts w:ascii="Arial" w:eastAsia="Times New Roman" w:hAnsi="Arial" w:cs="Arial"/>
          <w:b/>
          <w:bCs/>
          <w:iCs/>
          <w:sz w:val="24"/>
          <w:szCs w:val="28"/>
          <w:lang w:bidi="bn-BD"/>
        </w:rPr>
      </w:pPr>
      <w:r>
        <w:br w:type="page"/>
      </w:r>
    </w:p>
    <w:p w14:paraId="197816F4" w14:textId="39C3B1DD" w:rsidR="00403C24" w:rsidRPr="002A27F9" w:rsidRDefault="00403C24" w:rsidP="00403C24">
      <w:pPr>
        <w:pStyle w:val="Heading2"/>
        <w:numPr>
          <w:ilvl w:val="0"/>
          <w:numId w:val="0"/>
        </w:numPr>
        <w:ind w:left="624" w:hanging="624"/>
      </w:pPr>
      <w:r>
        <w:lastRenderedPageBreak/>
        <w:t>A.1.5</w:t>
      </w:r>
      <w:r w:rsidRPr="002A27F9">
        <w:t xml:space="preserve"> De</w:t>
      </w:r>
      <w:r>
        <w:t>claration</w:t>
      </w:r>
    </w:p>
    <w:p w14:paraId="0573D6AF" w14:textId="77777777" w:rsidR="00DD2008" w:rsidRPr="00A9574C" w:rsidRDefault="00DD2008" w:rsidP="00E16AC9">
      <w:pPr>
        <w:pStyle w:val="NormalParagraph"/>
      </w:pPr>
      <w:r w:rsidRPr="00A9574C">
        <w:t xml:space="preserve">This declaration is issued under the sole responsibility of the RSP Product Vendor named </w:t>
      </w:r>
      <w:r>
        <w:t>in section A.1.2.</w:t>
      </w:r>
    </w:p>
    <w:p w14:paraId="47FFB085" w14:textId="77777777" w:rsidR="00DD2008" w:rsidRPr="003D6B18" w:rsidRDefault="00DD2008" w:rsidP="00DD2008">
      <w:pPr>
        <w:pStyle w:val="NormalParagraph"/>
        <w:rPr>
          <w:rStyle w:val="Emphasis"/>
        </w:rPr>
      </w:pPr>
      <w:r w:rsidRPr="003D6B18">
        <w:rPr>
          <w:rStyle w:val="Emphasis"/>
        </w:rPr>
        <w:t xml:space="preserve">The product, as described in the attached product annex, is in compliance with the requirements and technical implementation defined in the referenced GSMA </w:t>
      </w:r>
      <w:r>
        <w:rPr>
          <w:rStyle w:val="Emphasis"/>
        </w:rPr>
        <w:t xml:space="preserve">PRD </w:t>
      </w:r>
      <w:r w:rsidRPr="003D6B18">
        <w:rPr>
          <w:rStyle w:val="Emphasis"/>
        </w:rPr>
        <w:t xml:space="preserve">SGP.21 and GSMA </w:t>
      </w:r>
      <w:r>
        <w:rPr>
          <w:rStyle w:val="Emphasis"/>
        </w:rPr>
        <w:t xml:space="preserve">PRD </w:t>
      </w:r>
      <w:r w:rsidRPr="003D6B18">
        <w:rPr>
          <w:rStyle w:val="Emphasis"/>
        </w:rPr>
        <w:t xml:space="preserve">SGP.22 specifications including future </w:t>
      </w:r>
      <w:r>
        <w:rPr>
          <w:rStyle w:val="Emphasis"/>
        </w:rPr>
        <w:t>h</w:t>
      </w:r>
      <w:r w:rsidRPr="003D6B18">
        <w:rPr>
          <w:rStyle w:val="Emphasis"/>
        </w:rPr>
        <w:t xml:space="preserve">ardware or </w:t>
      </w:r>
      <w:r>
        <w:rPr>
          <w:rStyle w:val="Emphasis"/>
        </w:rPr>
        <w:t>s</w:t>
      </w:r>
      <w:r w:rsidRPr="003D6B18">
        <w:rPr>
          <w:rStyle w:val="Emphasis"/>
        </w:rPr>
        <w:t>oftware updates affecting the RSP features with exceptions as detailed in the attached product annex (if any). A new declaration is to be submitted for any changes to RSP features.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3544"/>
        <w:gridCol w:w="2642"/>
      </w:tblGrid>
      <w:tr w:rsidR="00403C24" w14:paraId="4DF58CF5" w14:textId="77777777" w:rsidTr="00403C24">
        <w:tc>
          <w:tcPr>
            <w:tcW w:w="6374" w:type="dxa"/>
            <w:gridSpan w:val="2"/>
            <w:shd w:val="clear" w:color="auto" w:fill="E2222E"/>
          </w:tcPr>
          <w:p w14:paraId="414DC888" w14:textId="57700E75" w:rsidR="00403C24" w:rsidRDefault="00403C24" w:rsidP="00403C24">
            <w:pPr>
              <w:pStyle w:val="TableHeader"/>
              <w:rPr>
                <w:rStyle w:val="Emphasis"/>
                <w:i w:val="0"/>
                <w:iCs w:val="0"/>
              </w:rPr>
            </w:pPr>
            <w:r>
              <w:rPr>
                <w:rStyle w:val="Emphasis"/>
                <w:i w:val="0"/>
                <w:iCs w:val="0"/>
              </w:rPr>
              <w:t>Signature</w:t>
            </w:r>
          </w:p>
        </w:tc>
        <w:tc>
          <w:tcPr>
            <w:tcW w:w="2642" w:type="dxa"/>
            <w:shd w:val="clear" w:color="auto" w:fill="E2222E"/>
          </w:tcPr>
          <w:p w14:paraId="6012D801" w14:textId="1E1BA2CD" w:rsidR="00403C24" w:rsidRDefault="00403C24" w:rsidP="00403C24">
            <w:pPr>
              <w:pStyle w:val="TableHeader"/>
              <w:rPr>
                <w:rStyle w:val="Emphasis"/>
                <w:i w:val="0"/>
                <w:iCs w:val="0"/>
              </w:rPr>
            </w:pPr>
            <w:r>
              <w:rPr>
                <w:rStyle w:val="Emphasis"/>
                <w:i w:val="0"/>
                <w:iCs w:val="0"/>
              </w:rPr>
              <w:t>Date</w:t>
            </w:r>
          </w:p>
        </w:tc>
      </w:tr>
      <w:tr w:rsidR="00403C24" w14:paraId="364FFCC8" w14:textId="77777777" w:rsidTr="00403C24">
        <w:tc>
          <w:tcPr>
            <w:tcW w:w="6374" w:type="dxa"/>
            <w:gridSpan w:val="2"/>
          </w:tcPr>
          <w:p w14:paraId="4F395CFE" w14:textId="77777777" w:rsidR="00403C24" w:rsidRDefault="00403C24" w:rsidP="00403C24">
            <w:pPr>
              <w:pStyle w:val="NormalParagraph"/>
              <w:rPr>
                <w:rStyle w:val="Emphasis"/>
                <w:i w:val="0"/>
                <w:iCs w:val="0"/>
              </w:rPr>
            </w:pPr>
          </w:p>
          <w:p w14:paraId="7C52A97D" w14:textId="77777777" w:rsidR="00403C24" w:rsidRDefault="00403C24" w:rsidP="00403C24">
            <w:pPr>
              <w:pStyle w:val="NormalParagraph"/>
              <w:rPr>
                <w:rStyle w:val="Emphasis"/>
                <w:i w:val="0"/>
                <w:iCs w:val="0"/>
              </w:rPr>
            </w:pPr>
          </w:p>
          <w:p w14:paraId="602D70BD" w14:textId="58BA40BE" w:rsidR="00403C24" w:rsidRDefault="00403C24" w:rsidP="00403C24">
            <w:pPr>
              <w:pStyle w:val="NormalParagraph"/>
              <w:rPr>
                <w:rStyle w:val="Emphasis"/>
                <w:i w:val="0"/>
                <w:iCs w:val="0"/>
              </w:rPr>
            </w:pPr>
          </w:p>
        </w:tc>
        <w:tc>
          <w:tcPr>
            <w:tcW w:w="2642" w:type="dxa"/>
          </w:tcPr>
          <w:p w14:paraId="4A4AE56A" w14:textId="77777777" w:rsidR="00403C24" w:rsidRDefault="00403C24" w:rsidP="00403C24">
            <w:pPr>
              <w:pStyle w:val="NormalParagraph"/>
              <w:rPr>
                <w:rStyle w:val="Emphasis"/>
                <w:i w:val="0"/>
                <w:iCs w:val="0"/>
              </w:rPr>
            </w:pPr>
          </w:p>
        </w:tc>
      </w:tr>
      <w:tr w:rsidR="00403C24" w14:paraId="136461DF" w14:textId="77777777" w:rsidTr="00FD4B0A">
        <w:tc>
          <w:tcPr>
            <w:tcW w:w="2830" w:type="dxa"/>
            <w:shd w:val="clear" w:color="auto" w:fill="auto"/>
          </w:tcPr>
          <w:p w14:paraId="484B4F56" w14:textId="3F38E903" w:rsidR="00403C24" w:rsidRPr="00FD4B0A" w:rsidRDefault="00403C24" w:rsidP="00403C24">
            <w:pPr>
              <w:pStyle w:val="TableHeader"/>
              <w:rPr>
                <w:rStyle w:val="Emphasis"/>
                <w:i w:val="0"/>
                <w:iCs w:val="0"/>
                <w:color w:val="000000" w:themeColor="text1"/>
              </w:rPr>
            </w:pPr>
            <w:r w:rsidRPr="00FD4B0A">
              <w:rPr>
                <w:rStyle w:val="Emphasis"/>
                <w:i w:val="0"/>
                <w:iCs w:val="0"/>
                <w:color w:val="000000" w:themeColor="text1"/>
              </w:rPr>
              <w:t>Name</w:t>
            </w:r>
          </w:p>
        </w:tc>
        <w:tc>
          <w:tcPr>
            <w:tcW w:w="6186" w:type="dxa"/>
            <w:gridSpan w:val="2"/>
          </w:tcPr>
          <w:p w14:paraId="0C2F733B" w14:textId="77777777" w:rsidR="00403C24" w:rsidRDefault="00403C24" w:rsidP="00403C24">
            <w:pPr>
              <w:pStyle w:val="NormalParagraph"/>
              <w:rPr>
                <w:rStyle w:val="Emphasis"/>
                <w:i w:val="0"/>
                <w:iCs w:val="0"/>
              </w:rPr>
            </w:pPr>
          </w:p>
        </w:tc>
      </w:tr>
      <w:tr w:rsidR="00403C24" w14:paraId="44AA9857" w14:textId="77777777" w:rsidTr="00FD4B0A">
        <w:tc>
          <w:tcPr>
            <w:tcW w:w="2830" w:type="dxa"/>
            <w:shd w:val="clear" w:color="auto" w:fill="auto"/>
          </w:tcPr>
          <w:p w14:paraId="0D0B6DC6" w14:textId="2F5F3C51" w:rsidR="00403C24" w:rsidRPr="00FD4B0A" w:rsidRDefault="00403C24" w:rsidP="00403C24">
            <w:pPr>
              <w:pStyle w:val="TableHeader"/>
              <w:rPr>
                <w:rStyle w:val="Emphasis"/>
                <w:i w:val="0"/>
                <w:iCs w:val="0"/>
                <w:color w:val="000000" w:themeColor="text1"/>
              </w:rPr>
            </w:pPr>
            <w:r w:rsidRPr="00FD4B0A">
              <w:rPr>
                <w:rStyle w:val="Emphasis"/>
                <w:i w:val="0"/>
                <w:iCs w:val="0"/>
                <w:color w:val="000000" w:themeColor="text1"/>
              </w:rPr>
              <w:t>Position</w:t>
            </w:r>
          </w:p>
        </w:tc>
        <w:tc>
          <w:tcPr>
            <w:tcW w:w="6186" w:type="dxa"/>
            <w:gridSpan w:val="2"/>
          </w:tcPr>
          <w:p w14:paraId="0A7EFC88" w14:textId="77777777" w:rsidR="00403C24" w:rsidRDefault="00403C24" w:rsidP="00403C24">
            <w:pPr>
              <w:pStyle w:val="NormalParagraph"/>
              <w:rPr>
                <w:rStyle w:val="Emphasis"/>
                <w:i w:val="0"/>
                <w:iCs w:val="0"/>
              </w:rPr>
            </w:pPr>
          </w:p>
        </w:tc>
      </w:tr>
      <w:tr w:rsidR="00403C24" w14:paraId="357D38E6" w14:textId="77777777" w:rsidTr="00FD4B0A">
        <w:tc>
          <w:tcPr>
            <w:tcW w:w="2830" w:type="dxa"/>
            <w:shd w:val="clear" w:color="auto" w:fill="auto"/>
          </w:tcPr>
          <w:p w14:paraId="5FA31E84" w14:textId="1D2B54DF" w:rsidR="00403C24" w:rsidRPr="00FD4B0A" w:rsidRDefault="00403C24" w:rsidP="00403C24">
            <w:pPr>
              <w:pStyle w:val="TableHeader"/>
              <w:rPr>
                <w:rStyle w:val="Emphasis"/>
                <w:i w:val="0"/>
                <w:iCs w:val="0"/>
                <w:color w:val="000000" w:themeColor="text1"/>
              </w:rPr>
            </w:pPr>
            <w:r w:rsidRPr="00FD4B0A">
              <w:rPr>
                <w:rStyle w:val="Emphasis"/>
                <w:i w:val="0"/>
                <w:iCs w:val="0"/>
                <w:color w:val="000000" w:themeColor="text1"/>
              </w:rPr>
              <w:t>Company Name</w:t>
            </w:r>
          </w:p>
        </w:tc>
        <w:tc>
          <w:tcPr>
            <w:tcW w:w="6186" w:type="dxa"/>
            <w:gridSpan w:val="2"/>
          </w:tcPr>
          <w:p w14:paraId="0FD690C9" w14:textId="77777777" w:rsidR="00403C24" w:rsidRDefault="00403C24" w:rsidP="00403C24">
            <w:pPr>
              <w:pStyle w:val="NormalParagraph"/>
              <w:rPr>
                <w:rStyle w:val="Emphasis"/>
                <w:i w:val="0"/>
                <w:iCs w:val="0"/>
              </w:rPr>
            </w:pPr>
          </w:p>
        </w:tc>
      </w:tr>
    </w:tbl>
    <w:p w14:paraId="4D0D4120" w14:textId="77777777" w:rsidR="00403C24" w:rsidRDefault="00403C24" w:rsidP="00CF28B8">
      <w:pPr>
        <w:pStyle w:val="NormalParagraph"/>
        <w:rPr>
          <w:lang w:bidi="bn-BD"/>
        </w:rPr>
      </w:pPr>
    </w:p>
    <w:p w14:paraId="7899B4C1" w14:textId="64F1BAE5" w:rsidR="00403C24" w:rsidRPr="002A27F9" w:rsidRDefault="00403C24" w:rsidP="00403C24">
      <w:pPr>
        <w:pStyle w:val="Heading2"/>
        <w:numPr>
          <w:ilvl w:val="0"/>
          <w:numId w:val="0"/>
        </w:numPr>
        <w:ind w:left="624" w:hanging="624"/>
      </w:pPr>
      <w:r>
        <w:t xml:space="preserve">A.1.6 </w:t>
      </w:r>
      <w:r w:rsidR="003443B8">
        <w:t>SGP.</w:t>
      </w:r>
      <w:r w:rsidR="00DD2008">
        <w:t>24</w:t>
      </w:r>
      <w:r w:rsidR="003443B8">
        <w:t xml:space="preserve"> </w:t>
      </w:r>
      <w:r w:rsidRPr="002A27F9">
        <w:t>De</w:t>
      </w:r>
      <w:r>
        <w:t>claration</w:t>
      </w:r>
      <w:r w:rsidR="003443B8">
        <w:t xml:space="preserve"> Submission</w:t>
      </w:r>
    </w:p>
    <w:p w14:paraId="6A931D3A" w14:textId="77777777" w:rsidR="00DD2008" w:rsidRDefault="00DD2008" w:rsidP="00DD2008">
      <w:pPr>
        <w:pStyle w:val="NormalParagraph"/>
      </w:pPr>
      <w:r w:rsidRPr="00C71E54">
        <w:t xml:space="preserve">To make an SGP.24 </w:t>
      </w:r>
      <w:r>
        <w:t xml:space="preserve">declaration of compliance, e-mail the following </w:t>
      </w:r>
      <w:r w:rsidRPr="00C71E54">
        <w:t xml:space="preserve">to </w:t>
      </w:r>
      <w:hyperlink r:id="rId12" w:history="1">
        <w:r w:rsidRPr="000B63C2">
          <w:rPr>
            <w:rStyle w:val="Hyperlink"/>
          </w:rPr>
          <w:t>RSPcompliance@gsma.com</w:t>
        </w:r>
      </w:hyperlink>
    </w:p>
    <w:p w14:paraId="28D52213" w14:textId="77777777" w:rsidR="00DD2008" w:rsidRPr="001E382C" w:rsidRDefault="00DD2008" w:rsidP="00DD2008">
      <w:pPr>
        <w:pStyle w:val="NormalParagraph"/>
        <w:numPr>
          <w:ilvl w:val="0"/>
          <w:numId w:val="2"/>
        </w:numPr>
        <w:rPr>
          <w:rFonts w:cs="Arial"/>
          <w:noProof/>
          <w:sz w:val="20"/>
        </w:rPr>
      </w:pPr>
      <w:r>
        <w:t>This</w:t>
      </w:r>
      <w:r w:rsidRPr="00C71E54">
        <w:t xml:space="preserve"> </w:t>
      </w:r>
      <w:r>
        <w:t>completed and signed Annex A.1 product compliance declaration.</w:t>
      </w:r>
    </w:p>
    <w:p w14:paraId="1388EAE0" w14:textId="77777777" w:rsidR="00DD2008" w:rsidRDefault="00DD2008" w:rsidP="00DD2008">
      <w:pPr>
        <w:pStyle w:val="NormalParagraph"/>
        <w:numPr>
          <w:ilvl w:val="0"/>
          <w:numId w:val="2"/>
        </w:numPr>
      </w:pPr>
      <w:r>
        <w:t xml:space="preserve">The </w:t>
      </w:r>
      <w:r>
        <w:rPr>
          <w:lang w:bidi="bn-BD"/>
        </w:rPr>
        <w:t>product specific annex (A.2 or A.3 or A.4 or A.5) providing details of the declared product</w:t>
      </w:r>
    </w:p>
    <w:p w14:paraId="3F781329" w14:textId="77777777" w:rsidR="000E56AE" w:rsidRDefault="000E56AE"/>
    <w:sectPr w:rsidR="000E56AE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12DBA1" w14:textId="77777777" w:rsidR="00E657E3" w:rsidRDefault="00E657E3" w:rsidP="009D3A5B">
      <w:pPr>
        <w:spacing w:after="0" w:line="240" w:lineRule="auto"/>
      </w:pPr>
      <w:r>
        <w:separator/>
      </w:r>
    </w:p>
  </w:endnote>
  <w:endnote w:type="continuationSeparator" w:id="0">
    <w:p w14:paraId="14D107D5" w14:textId="77777777" w:rsidR="00E657E3" w:rsidRDefault="00E657E3" w:rsidP="009D3A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F07029" w14:textId="00DC15BF" w:rsidR="00195251" w:rsidRPr="00CF28B8" w:rsidRDefault="008F6D05" w:rsidP="003D6B18">
    <w:pPr>
      <w:pStyle w:val="Footer"/>
      <w:rPr>
        <w:rFonts w:ascii="Arial" w:hAnsi="Arial" w:cs="Arial"/>
        <w:i/>
        <w:sz w:val="20"/>
      </w:rPr>
    </w:pPr>
    <w:r>
      <w:rPr>
        <w:rFonts w:ascii="Arial" w:hAnsi="Arial" w:cs="Arial"/>
        <w:sz w:val="20"/>
      </w:rPr>
      <w:t>V</w:t>
    </w:r>
    <w:r w:rsidR="00E22F59">
      <w:rPr>
        <w:rFonts w:ascii="Arial" w:hAnsi="Arial" w:cs="Arial"/>
        <w:sz w:val="20"/>
      </w:rPr>
      <w:t>3.</w:t>
    </w:r>
    <w:r w:rsidR="008A45DF">
      <w:rPr>
        <w:rFonts w:ascii="Arial" w:hAnsi="Arial" w:cs="Arial"/>
        <w:sz w:val="20"/>
      </w:rPr>
      <w:t>1</w:t>
    </w:r>
    <w:r w:rsidR="00195251" w:rsidRPr="00CF28B8">
      <w:rPr>
        <w:rFonts w:ascii="Arial" w:hAnsi="Arial" w:cs="Arial"/>
        <w:sz w:val="20"/>
      </w:rPr>
      <w:tab/>
      <w:t xml:space="preserve">Page </w:t>
    </w:r>
    <w:r w:rsidR="00195251" w:rsidRPr="00CF28B8">
      <w:rPr>
        <w:rFonts w:ascii="Arial" w:hAnsi="Arial" w:cs="Arial"/>
        <w:sz w:val="20"/>
      </w:rPr>
      <w:fldChar w:fldCharType="begin"/>
    </w:r>
    <w:r w:rsidR="00195251" w:rsidRPr="00CF28B8">
      <w:rPr>
        <w:rFonts w:ascii="Arial" w:hAnsi="Arial" w:cs="Arial"/>
        <w:sz w:val="20"/>
      </w:rPr>
      <w:instrText xml:space="preserve"> PAGE </w:instrText>
    </w:r>
    <w:r w:rsidR="00195251" w:rsidRPr="00CF28B8">
      <w:rPr>
        <w:rFonts w:ascii="Arial" w:hAnsi="Arial" w:cs="Arial"/>
        <w:sz w:val="20"/>
      </w:rPr>
      <w:fldChar w:fldCharType="separate"/>
    </w:r>
    <w:r w:rsidR="00E22F59">
      <w:rPr>
        <w:rFonts w:ascii="Arial" w:hAnsi="Arial" w:cs="Arial"/>
        <w:noProof/>
        <w:sz w:val="20"/>
      </w:rPr>
      <w:t>2</w:t>
    </w:r>
    <w:r w:rsidR="00195251" w:rsidRPr="00CF28B8">
      <w:rPr>
        <w:rFonts w:ascii="Arial" w:hAnsi="Arial" w:cs="Arial"/>
        <w:sz w:val="20"/>
      </w:rPr>
      <w:fldChar w:fldCharType="end"/>
    </w:r>
    <w:r w:rsidR="00195251" w:rsidRPr="00CF28B8">
      <w:rPr>
        <w:rFonts w:ascii="Arial" w:hAnsi="Arial" w:cs="Arial"/>
        <w:sz w:val="20"/>
      </w:rPr>
      <w:t xml:space="preserve"> of </w:t>
    </w:r>
    <w:r w:rsidR="005D387F" w:rsidRPr="00CF28B8">
      <w:rPr>
        <w:rFonts w:ascii="Arial" w:hAnsi="Arial" w:cs="Arial"/>
        <w:sz w:val="20"/>
      </w:rPr>
      <w:fldChar w:fldCharType="begin"/>
    </w:r>
    <w:r w:rsidR="005D387F" w:rsidRPr="00CF28B8">
      <w:rPr>
        <w:rFonts w:ascii="Arial" w:hAnsi="Arial" w:cs="Arial"/>
        <w:sz w:val="20"/>
      </w:rPr>
      <w:instrText xml:space="preserve"> NUMPAGES  </w:instrText>
    </w:r>
    <w:r w:rsidR="005D387F" w:rsidRPr="00CF28B8">
      <w:rPr>
        <w:rFonts w:ascii="Arial" w:hAnsi="Arial" w:cs="Arial"/>
        <w:sz w:val="20"/>
      </w:rPr>
      <w:fldChar w:fldCharType="separate"/>
    </w:r>
    <w:r w:rsidR="00E22F59">
      <w:rPr>
        <w:rFonts w:ascii="Arial" w:hAnsi="Arial" w:cs="Arial"/>
        <w:noProof/>
        <w:sz w:val="20"/>
      </w:rPr>
      <w:t>2</w:t>
    </w:r>
    <w:r w:rsidR="005D387F" w:rsidRPr="00CF28B8">
      <w:rPr>
        <w:rFonts w:ascii="Arial" w:hAnsi="Arial" w:cs="Arial"/>
        <w:noProof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EC1742" w14:textId="77777777" w:rsidR="00E657E3" w:rsidRDefault="00E657E3" w:rsidP="009D3A5B">
      <w:pPr>
        <w:spacing w:after="0" w:line="240" w:lineRule="auto"/>
      </w:pPr>
      <w:r>
        <w:separator/>
      </w:r>
    </w:p>
  </w:footnote>
  <w:footnote w:type="continuationSeparator" w:id="0">
    <w:p w14:paraId="65D1F6AA" w14:textId="77777777" w:rsidR="00E657E3" w:rsidRDefault="00E657E3" w:rsidP="009D3A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DF068" w14:textId="5DAC4E76" w:rsidR="009D3A5B" w:rsidRPr="00CF28B8" w:rsidRDefault="003D6B18">
    <w:pPr>
      <w:pStyle w:val="Header"/>
      <w:rPr>
        <w:rFonts w:ascii="Arial" w:hAnsi="Arial" w:cs="Arial"/>
        <w:sz w:val="20"/>
        <w:szCs w:val="20"/>
      </w:rPr>
    </w:pPr>
    <w:r w:rsidRPr="00CF28B8">
      <w:rPr>
        <w:rFonts w:ascii="Arial" w:hAnsi="Arial" w:cs="Arial"/>
        <w:sz w:val="20"/>
        <w:szCs w:val="20"/>
      </w:rPr>
      <w:t>SGP.</w:t>
    </w:r>
    <w:r w:rsidR="00DD2008">
      <w:rPr>
        <w:rFonts w:ascii="Arial" w:hAnsi="Arial" w:cs="Arial"/>
        <w:sz w:val="20"/>
        <w:szCs w:val="20"/>
      </w:rPr>
      <w:t xml:space="preserve">24 </w:t>
    </w:r>
    <w:r w:rsidR="009D3A5B" w:rsidRPr="00CF28B8">
      <w:rPr>
        <w:rFonts w:ascii="Arial" w:hAnsi="Arial" w:cs="Arial"/>
        <w:sz w:val="20"/>
        <w:szCs w:val="20"/>
      </w:rPr>
      <w:ptab w:relativeTo="margin" w:alignment="center" w:leader="none"/>
    </w:r>
    <w:r w:rsidR="009D3A5B" w:rsidRPr="00CF28B8">
      <w:rPr>
        <w:rFonts w:ascii="Arial" w:hAnsi="Arial" w:cs="Arial"/>
        <w:sz w:val="20"/>
        <w:szCs w:val="20"/>
      </w:rPr>
      <w:t xml:space="preserve">Annex </w:t>
    </w:r>
    <w:r w:rsidR="006333B9">
      <w:rPr>
        <w:rFonts w:ascii="Arial" w:hAnsi="Arial" w:cs="Arial"/>
        <w:sz w:val="20"/>
        <w:szCs w:val="20"/>
      </w:rPr>
      <w:t>A</w:t>
    </w:r>
    <w:r w:rsidR="009D3A5B" w:rsidRPr="00CF28B8">
      <w:rPr>
        <w:rFonts w:ascii="Arial" w:hAnsi="Arial" w:cs="Arial"/>
        <w:sz w:val="20"/>
        <w:szCs w:val="20"/>
      </w:rPr>
      <w:t xml:space="preserve">.1 </w:t>
    </w:r>
    <w:r w:rsidR="00DD2008">
      <w:rPr>
        <w:rFonts w:ascii="Arial" w:hAnsi="Arial" w:cs="Arial"/>
        <w:sz w:val="20"/>
        <w:szCs w:val="20"/>
      </w:rPr>
      <w:t>RSP</w:t>
    </w:r>
    <w:r w:rsidR="009D3A5B" w:rsidRPr="00CF28B8">
      <w:rPr>
        <w:rFonts w:ascii="Arial" w:hAnsi="Arial" w:cs="Arial"/>
        <w:sz w:val="20"/>
        <w:szCs w:val="20"/>
      </w:rPr>
      <w:t xml:space="preserve"> Product Declaration</w:t>
    </w:r>
    <w:r w:rsidR="009D3A5B" w:rsidRPr="00CF28B8">
      <w:rPr>
        <w:rFonts w:ascii="Arial" w:hAnsi="Arial" w:cs="Arial"/>
        <w:sz w:val="20"/>
        <w:szCs w:val="20"/>
      </w:rPr>
      <w:ptab w:relativeTo="margin" w:alignment="right" w:leader="none"/>
    </w:r>
    <w:r w:rsidR="007A44BA">
      <w:rPr>
        <w:noProof/>
      </w:rPr>
      <w:drawing>
        <wp:inline distT="0" distB="0" distL="0" distR="0" wp14:anchorId="364AF93B" wp14:editId="754829A4">
          <wp:extent cx="1337481" cy="207014"/>
          <wp:effectExtent l="0" t="0" r="0" b="2540"/>
          <wp:docPr id="763658548" name="Picture 1" descr="GSMA - Future Networks - GS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GSMA - Future Networks - GSM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2744" cy="2093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31EC7"/>
    <w:multiLevelType w:val="hybridMultilevel"/>
    <w:tmpl w:val="D03C488C"/>
    <w:lvl w:ilvl="0" w:tplc="477A9784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E7BB5"/>
    <w:multiLevelType w:val="hybridMultilevel"/>
    <w:tmpl w:val="3A6CA52A"/>
    <w:lvl w:ilvl="0" w:tplc="97CE3AEE">
      <w:start w:val="1"/>
      <w:numFmt w:val="upperLetter"/>
      <w:lvlText w:val="%1.1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F74866"/>
    <w:multiLevelType w:val="hybridMultilevel"/>
    <w:tmpl w:val="7EDE6E94"/>
    <w:lvl w:ilvl="0" w:tplc="C5D63A3A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F765DE"/>
    <w:multiLevelType w:val="hybridMultilevel"/>
    <w:tmpl w:val="776020DC"/>
    <w:lvl w:ilvl="0" w:tplc="C5D63A3A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993F92"/>
    <w:multiLevelType w:val="hybridMultilevel"/>
    <w:tmpl w:val="E5DE1112"/>
    <w:lvl w:ilvl="0" w:tplc="C5D63A3A">
      <w:start w:val="1"/>
      <w:numFmt w:val="upperLetter"/>
      <w:lvlText w:val="%1.1"/>
      <w:lvlJc w:val="left"/>
      <w:pPr>
        <w:ind w:left="7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 w15:restartNumberingAfterBreak="0">
    <w:nsid w:val="2E5E1086"/>
    <w:multiLevelType w:val="multilevel"/>
    <w:tmpl w:val="8C0C4AFC"/>
    <w:lvl w:ilvl="0">
      <w:start w:val="1"/>
      <w:numFmt w:val="decimal"/>
      <w:pStyle w:val="Heading1"/>
      <w:lvlText w:val="%1"/>
      <w:lvlJc w:val="left"/>
      <w:pPr>
        <w:tabs>
          <w:tab w:val="num" w:pos="431"/>
        </w:tabs>
        <w:ind w:left="431" w:hanging="431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/>
        <w:i w:val="0"/>
        <w:color w:val="auto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/>
        <w:i w:val="0"/>
        <w:color w:val="auto"/>
        <w:sz w:val="2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77"/>
        </w:tabs>
        <w:ind w:left="1077" w:hanging="1077"/>
      </w:pPr>
      <w:rPr>
        <w:rFonts w:ascii="Arial Bold" w:hAnsi="Arial Bold" w:hint="default"/>
        <w:b/>
        <w:i w:val="0"/>
        <w:color w:val="auto"/>
        <w:sz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04"/>
        </w:tabs>
        <w:ind w:left="1304" w:hanging="1304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531"/>
        </w:tabs>
        <w:ind w:left="1531" w:hanging="1531"/>
      </w:pPr>
      <w:rPr>
        <w:rFonts w:hint="default"/>
        <w:b/>
        <w:i w:val="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1531" w:hanging="1531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</w:abstractNum>
  <w:abstractNum w:abstractNumId="6" w15:restartNumberingAfterBreak="0">
    <w:nsid w:val="3B5F5EA9"/>
    <w:multiLevelType w:val="multilevel"/>
    <w:tmpl w:val="DA68538A"/>
    <w:lvl w:ilvl="0">
      <w:start w:val="1"/>
      <w:numFmt w:val="decimal"/>
      <w:pStyle w:val="TableReferencenumber"/>
      <w:lvlText w:val="[%1]"/>
      <w:lvlJc w:val="left"/>
      <w:pPr>
        <w:ind w:left="720" w:hanging="60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4A5A11A3"/>
    <w:multiLevelType w:val="hybridMultilevel"/>
    <w:tmpl w:val="4E9C2DE0"/>
    <w:lvl w:ilvl="0" w:tplc="C5D63A3A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574A56"/>
    <w:multiLevelType w:val="hybridMultilevel"/>
    <w:tmpl w:val="105AD2AA"/>
    <w:lvl w:ilvl="0" w:tplc="2434215C">
      <w:start w:val="1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8497592">
    <w:abstractNumId w:val="5"/>
  </w:num>
  <w:num w:numId="2" w16cid:durableId="743642511">
    <w:abstractNumId w:val="8"/>
  </w:num>
  <w:num w:numId="3" w16cid:durableId="2081176047">
    <w:abstractNumId w:val="6"/>
  </w:num>
  <w:num w:numId="4" w16cid:durableId="836920854">
    <w:abstractNumId w:val="2"/>
  </w:num>
  <w:num w:numId="5" w16cid:durableId="1120804972">
    <w:abstractNumId w:val="7"/>
  </w:num>
  <w:num w:numId="6" w16cid:durableId="1776636270">
    <w:abstractNumId w:val="1"/>
  </w:num>
  <w:num w:numId="7" w16cid:durableId="1690332500">
    <w:abstractNumId w:val="5"/>
  </w:num>
  <w:num w:numId="8" w16cid:durableId="1457068191">
    <w:abstractNumId w:val="0"/>
  </w:num>
  <w:num w:numId="9" w16cid:durableId="1561087979">
    <w:abstractNumId w:val="5"/>
  </w:num>
  <w:num w:numId="10" w16cid:durableId="1075277728">
    <w:abstractNumId w:val="5"/>
  </w:num>
  <w:num w:numId="11" w16cid:durableId="371463448">
    <w:abstractNumId w:val="3"/>
  </w:num>
  <w:num w:numId="12" w16cid:durableId="2011832922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(GSMA) Gloria Trujillo">
    <w15:presenceInfo w15:providerId="AD" w15:userId="S::Gloria.Trujillo@membergateway.onmicrosoft.com::1f1221eb-e6ad-4e15-ac7e-ee87226b304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6AE"/>
    <w:rsid w:val="0003345E"/>
    <w:rsid w:val="00083AE4"/>
    <w:rsid w:val="00094414"/>
    <w:rsid w:val="000B436E"/>
    <w:rsid w:val="000E19FA"/>
    <w:rsid w:val="000E56AE"/>
    <w:rsid w:val="000F0E98"/>
    <w:rsid w:val="00132C28"/>
    <w:rsid w:val="00143EC7"/>
    <w:rsid w:val="00152BE3"/>
    <w:rsid w:val="0016075D"/>
    <w:rsid w:val="00187EA3"/>
    <w:rsid w:val="00195251"/>
    <w:rsid w:val="001B374C"/>
    <w:rsid w:val="001B4317"/>
    <w:rsid w:val="001C6B6F"/>
    <w:rsid w:val="001E4FD9"/>
    <w:rsid w:val="001F15A6"/>
    <w:rsid w:val="0022365D"/>
    <w:rsid w:val="00237353"/>
    <w:rsid w:val="00240BB5"/>
    <w:rsid w:val="00272596"/>
    <w:rsid w:val="00295052"/>
    <w:rsid w:val="002A27F9"/>
    <w:rsid w:val="002A4A5E"/>
    <w:rsid w:val="002C762D"/>
    <w:rsid w:val="002D7BF3"/>
    <w:rsid w:val="002E5486"/>
    <w:rsid w:val="003443B8"/>
    <w:rsid w:val="00357EF9"/>
    <w:rsid w:val="00365086"/>
    <w:rsid w:val="00373D6E"/>
    <w:rsid w:val="00375272"/>
    <w:rsid w:val="00397F58"/>
    <w:rsid w:val="003A0309"/>
    <w:rsid w:val="003A57CB"/>
    <w:rsid w:val="003B3B5F"/>
    <w:rsid w:val="003C17BA"/>
    <w:rsid w:val="003D0965"/>
    <w:rsid w:val="003D6B18"/>
    <w:rsid w:val="00403C24"/>
    <w:rsid w:val="004127EE"/>
    <w:rsid w:val="00441D2A"/>
    <w:rsid w:val="00462FA2"/>
    <w:rsid w:val="004B4590"/>
    <w:rsid w:val="00546CF8"/>
    <w:rsid w:val="00584135"/>
    <w:rsid w:val="00590B54"/>
    <w:rsid w:val="005966F6"/>
    <w:rsid w:val="005A20AE"/>
    <w:rsid w:val="005A45E1"/>
    <w:rsid w:val="005C7153"/>
    <w:rsid w:val="005D387F"/>
    <w:rsid w:val="00606516"/>
    <w:rsid w:val="006171A2"/>
    <w:rsid w:val="00627B1C"/>
    <w:rsid w:val="006333B9"/>
    <w:rsid w:val="00645B1E"/>
    <w:rsid w:val="00656A64"/>
    <w:rsid w:val="00671C9C"/>
    <w:rsid w:val="00695458"/>
    <w:rsid w:val="006B06E8"/>
    <w:rsid w:val="006B0C56"/>
    <w:rsid w:val="006D34C3"/>
    <w:rsid w:val="006D3E24"/>
    <w:rsid w:val="0071279B"/>
    <w:rsid w:val="00716DFF"/>
    <w:rsid w:val="007510B4"/>
    <w:rsid w:val="00751D0C"/>
    <w:rsid w:val="007741E9"/>
    <w:rsid w:val="00783603"/>
    <w:rsid w:val="007A44BA"/>
    <w:rsid w:val="00834B3C"/>
    <w:rsid w:val="00845863"/>
    <w:rsid w:val="008900CF"/>
    <w:rsid w:val="00894D07"/>
    <w:rsid w:val="008A2C21"/>
    <w:rsid w:val="008A45DF"/>
    <w:rsid w:val="008C0364"/>
    <w:rsid w:val="008D7DD7"/>
    <w:rsid w:val="008F6D05"/>
    <w:rsid w:val="0090289B"/>
    <w:rsid w:val="0091676B"/>
    <w:rsid w:val="00931A3F"/>
    <w:rsid w:val="00944B1F"/>
    <w:rsid w:val="00945370"/>
    <w:rsid w:val="00981E00"/>
    <w:rsid w:val="00995092"/>
    <w:rsid w:val="009C46B4"/>
    <w:rsid w:val="009D2A06"/>
    <w:rsid w:val="009D3A5B"/>
    <w:rsid w:val="009F3D5E"/>
    <w:rsid w:val="009F40BB"/>
    <w:rsid w:val="00A0474A"/>
    <w:rsid w:val="00A23FD5"/>
    <w:rsid w:val="00A37455"/>
    <w:rsid w:val="00A37C21"/>
    <w:rsid w:val="00A50C88"/>
    <w:rsid w:val="00A54503"/>
    <w:rsid w:val="00A779FC"/>
    <w:rsid w:val="00A91D4D"/>
    <w:rsid w:val="00AA5215"/>
    <w:rsid w:val="00AA5928"/>
    <w:rsid w:val="00AD0BCC"/>
    <w:rsid w:val="00AE7E32"/>
    <w:rsid w:val="00B0053E"/>
    <w:rsid w:val="00B15EAA"/>
    <w:rsid w:val="00B35ABE"/>
    <w:rsid w:val="00BA01DE"/>
    <w:rsid w:val="00BD3FC8"/>
    <w:rsid w:val="00BF0795"/>
    <w:rsid w:val="00C44678"/>
    <w:rsid w:val="00C532A4"/>
    <w:rsid w:val="00C63124"/>
    <w:rsid w:val="00CA07AA"/>
    <w:rsid w:val="00CA223D"/>
    <w:rsid w:val="00CA2BEB"/>
    <w:rsid w:val="00CC56A1"/>
    <w:rsid w:val="00CC6450"/>
    <w:rsid w:val="00CF28B8"/>
    <w:rsid w:val="00CF3F03"/>
    <w:rsid w:val="00D258ED"/>
    <w:rsid w:val="00D95A5F"/>
    <w:rsid w:val="00D95D33"/>
    <w:rsid w:val="00DA1C23"/>
    <w:rsid w:val="00DB36FE"/>
    <w:rsid w:val="00DC63DF"/>
    <w:rsid w:val="00DD2008"/>
    <w:rsid w:val="00DF080B"/>
    <w:rsid w:val="00E22F59"/>
    <w:rsid w:val="00E318AA"/>
    <w:rsid w:val="00E64362"/>
    <w:rsid w:val="00E657E3"/>
    <w:rsid w:val="00E8394A"/>
    <w:rsid w:val="00EC19A3"/>
    <w:rsid w:val="00EC5E7B"/>
    <w:rsid w:val="00F17A8D"/>
    <w:rsid w:val="00F75A61"/>
    <w:rsid w:val="00F7643B"/>
    <w:rsid w:val="00FB12D0"/>
    <w:rsid w:val="00FB598D"/>
    <w:rsid w:val="00FD25EF"/>
    <w:rsid w:val="00FD4B0A"/>
    <w:rsid w:val="00FE5024"/>
    <w:rsid w:val="00FF4DDF"/>
    <w:rsid w:val="00FF7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D75A88"/>
  <w15:chartTrackingRefBased/>
  <w15:docId w15:val="{4F5A1445-6928-4A60-ACA0-BA85B5C44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676B"/>
  </w:style>
  <w:style w:type="paragraph" w:styleId="Heading1">
    <w:name w:val="heading 1"/>
    <w:aliases w:val="H1,1,h1,1st level,õberschrift 1,l1"/>
    <w:next w:val="NormalParagraph"/>
    <w:link w:val="Heading1Char"/>
    <w:uiPriority w:val="9"/>
    <w:qFormat/>
    <w:rsid w:val="00BF0795"/>
    <w:pPr>
      <w:keepNext/>
      <w:keepLines/>
      <w:numPr>
        <w:numId w:val="1"/>
      </w:numPr>
      <w:spacing w:before="360" w:after="60" w:line="276" w:lineRule="auto"/>
      <w:outlineLvl w:val="0"/>
    </w:pPr>
    <w:rPr>
      <w:rFonts w:ascii="Arial" w:eastAsia="Times New Roman" w:hAnsi="Arial" w:cs="Arial"/>
      <w:b/>
      <w:bCs/>
      <w:sz w:val="28"/>
      <w:szCs w:val="32"/>
      <w:lang w:bidi="bn-BD"/>
    </w:rPr>
  </w:style>
  <w:style w:type="paragraph" w:styleId="Heading2">
    <w:name w:val="heading 2"/>
    <w:aliases w:val="H2,h2,2nd level,õberschrift 2,UNDERRUBRIK 1-2,H2-Heading 2,2,Header 2,l2,Header2,22,heading2,list2,A,A.B.C.,list 2,Heading2,Heading Indent No L2,R2,heading 2,H21,E2,Chapter Title,h 2,section"/>
    <w:basedOn w:val="Heading1"/>
    <w:next w:val="NormalParagraph"/>
    <w:link w:val="Heading2Char"/>
    <w:uiPriority w:val="9"/>
    <w:qFormat/>
    <w:rsid w:val="00BF0795"/>
    <w:pPr>
      <w:numPr>
        <w:ilvl w:val="1"/>
      </w:numPr>
      <w:spacing w:before="240"/>
      <w:outlineLvl w:val="1"/>
    </w:pPr>
    <w:rPr>
      <w:iCs/>
      <w:sz w:val="24"/>
      <w:szCs w:val="28"/>
    </w:rPr>
  </w:style>
  <w:style w:type="paragraph" w:styleId="Heading3">
    <w:name w:val="heading 3"/>
    <w:aliases w:val="h3,H3,Underrubrik2,H3-Heading 3,3,l3.3,l3,list 3,list3,subhead,Heading3,1.,Heading No. L3,E3,Heading Three,h 3,3rd level,heading 3"/>
    <w:basedOn w:val="Heading2"/>
    <w:next w:val="NormalParagraph"/>
    <w:link w:val="Heading3Char"/>
    <w:uiPriority w:val="9"/>
    <w:qFormat/>
    <w:rsid w:val="00BF0795"/>
    <w:pPr>
      <w:numPr>
        <w:ilvl w:val="2"/>
      </w:numPr>
      <w:outlineLvl w:val="2"/>
    </w:pPr>
    <w:rPr>
      <w:szCs w:val="26"/>
    </w:rPr>
  </w:style>
  <w:style w:type="paragraph" w:styleId="Heading4">
    <w:name w:val="heading 4"/>
    <w:basedOn w:val="Heading3"/>
    <w:next w:val="NormalParagraph"/>
    <w:link w:val="Heading4Char"/>
    <w:uiPriority w:val="9"/>
    <w:qFormat/>
    <w:rsid w:val="00BF0795"/>
    <w:pPr>
      <w:numPr>
        <w:ilvl w:val="3"/>
      </w:numPr>
      <w:outlineLvl w:val="3"/>
    </w:pPr>
    <w:rPr>
      <w:rFonts w:ascii="Arial Bold" w:hAnsi="Arial Bold"/>
      <w:bCs w:val="0"/>
      <w:sz w:val="22"/>
      <w:szCs w:val="28"/>
    </w:rPr>
  </w:style>
  <w:style w:type="paragraph" w:styleId="Heading5">
    <w:name w:val="heading 5"/>
    <w:basedOn w:val="Heading4"/>
    <w:next w:val="NormalParagraph"/>
    <w:link w:val="Heading5Char"/>
    <w:uiPriority w:val="9"/>
    <w:qFormat/>
    <w:rsid w:val="00BF0795"/>
    <w:pPr>
      <w:numPr>
        <w:ilvl w:val="4"/>
      </w:numPr>
      <w:outlineLvl w:val="4"/>
    </w:pPr>
    <w:rPr>
      <w:bCs/>
      <w:iCs w:val="0"/>
      <w:szCs w:val="26"/>
      <w:lang w:val="en-US"/>
    </w:rPr>
  </w:style>
  <w:style w:type="paragraph" w:styleId="Heading6">
    <w:name w:val="heading 6"/>
    <w:basedOn w:val="Heading5"/>
    <w:next w:val="NormalParagraph"/>
    <w:link w:val="Heading6Char"/>
    <w:uiPriority w:val="9"/>
    <w:qFormat/>
    <w:rsid w:val="00BF0795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Normal"/>
    <w:next w:val="Normal"/>
    <w:link w:val="Heading7Char"/>
    <w:uiPriority w:val="9"/>
    <w:qFormat/>
    <w:rsid w:val="00BF0795"/>
    <w:pPr>
      <w:keepNext/>
      <w:keepLines/>
      <w:numPr>
        <w:ilvl w:val="6"/>
        <w:numId w:val="1"/>
      </w:numPr>
      <w:spacing w:before="120" w:after="140" w:line="260" w:lineRule="atLeast"/>
      <w:outlineLvl w:val="6"/>
    </w:pPr>
    <w:rPr>
      <w:rFonts w:ascii="Arial" w:eastAsia="Times New Roman" w:hAnsi="Arial" w:cs="Times New Roman"/>
      <w:i/>
      <w:szCs w:val="20"/>
      <w:lang w:bidi="bn-BD"/>
    </w:rPr>
  </w:style>
  <w:style w:type="paragraph" w:styleId="Heading8">
    <w:name w:val="heading 8"/>
    <w:basedOn w:val="Normal"/>
    <w:next w:val="Normal"/>
    <w:link w:val="Heading8Char"/>
    <w:uiPriority w:val="9"/>
    <w:qFormat/>
    <w:rsid w:val="00BF0795"/>
    <w:pPr>
      <w:keepNext/>
      <w:keepLines/>
      <w:numPr>
        <w:ilvl w:val="7"/>
        <w:numId w:val="1"/>
      </w:numPr>
      <w:spacing w:before="120" w:after="140" w:line="260" w:lineRule="atLeast"/>
      <w:outlineLvl w:val="7"/>
    </w:pPr>
    <w:rPr>
      <w:rFonts w:ascii="Arial" w:eastAsia="Times New Roman" w:hAnsi="Arial" w:cs="Times New Roman"/>
      <w:i/>
      <w:iCs/>
      <w:szCs w:val="20"/>
      <w:lang w:val="en-US" w:bidi="bn-BD"/>
    </w:rPr>
  </w:style>
  <w:style w:type="paragraph" w:styleId="Heading9">
    <w:name w:val="heading 9"/>
    <w:basedOn w:val="Normal"/>
    <w:next w:val="Normal"/>
    <w:link w:val="Heading9Char"/>
    <w:uiPriority w:val="9"/>
    <w:qFormat/>
    <w:rsid w:val="00BF0795"/>
    <w:pPr>
      <w:numPr>
        <w:ilvl w:val="8"/>
        <w:numId w:val="1"/>
      </w:numPr>
      <w:spacing w:before="140" w:after="120" w:line="260" w:lineRule="atLeast"/>
      <w:outlineLvl w:val="8"/>
    </w:pPr>
    <w:rPr>
      <w:rFonts w:ascii="Arial" w:eastAsia="Times New Roman" w:hAnsi="Arial" w:cs="Arial"/>
      <w:i/>
      <w:lang w:val="fr-FR"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Paragraph">
    <w:name w:val="Normal Paragraph"/>
    <w:qFormat/>
    <w:rsid w:val="000E56AE"/>
    <w:pPr>
      <w:spacing w:after="200" w:line="276" w:lineRule="auto"/>
    </w:pPr>
    <w:rPr>
      <w:rFonts w:ascii="Arial" w:eastAsia="SimSun" w:hAnsi="Arial" w:cs="Times New Roman"/>
      <w:lang w:eastAsia="en-GB"/>
    </w:rPr>
  </w:style>
  <w:style w:type="paragraph" w:customStyle="1" w:styleId="NormalStyleIndentedParagraph">
    <w:name w:val="Normal Style Indented Paragraph"/>
    <w:basedOn w:val="Normal"/>
    <w:link w:val="NormalStyleIndentedParagraphChar"/>
    <w:qFormat/>
    <w:rsid w:val="000E56AE"/>
    <w:pPr>
      <w:spacing w:before="120" w:after="0" w:line="240" w:lineRule="auto"/>
      <w:ind w:left="360"/>
      <w:jc w:val="both"/>
    </w:pPr>
    <w:rPr>
      <w:rFonts w:ascii="Arial" w:eastAsia="SimSun" w:hAnsi="Arial" w:cs="Times New Roman"/>
      <w:szCs w:val="20"/>
      <w:lang w:eastAsia="zh-CN" w:bidi="bn-BD"/>
    </w:rPr>
  </w:style>
  <w:style w:type="character" w:customStyle="1" w:styleId="NormalStyleIndentedParagraphChar">
    <w:name w:val="Normal Style Indented Paragraph Char"/>
    <w:link w:val="NormalStyleIndentedParagraph"/>
    <w:locked/>
    <w:rsid w:val="000E56AE"/>
    <w:rPr>
      <w:rFonts w:ascii="Arial" w:eastAsia="SimSun" w:hAnsi="Arial" w:cs="Times New Roman"/>
      <w:szCs w:val="20"/>
      <w:lang w:eastAsia="zh-CN" w:bidi="bn-BD"/>
    </w:rPr>
  </w:style>
  <w:style w:type="paragraph" w:styleId="NoSpacing">
    <w:name w:val="No Spacing"/>
    <w:uiPriority w:val="1"/>
    <w:qFormat/>
    <w:rsid w:val="00240BB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F3F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F03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3A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3A5B"/>
  </w:style>
  <w:style w:type="paragraph" w:styleId="Footer">
    <w:name w:val="footer"/>
    <w:basedOn w:val="Normal"/>
    <w:link w:val="FooterChar"/>
    <w:unhideWhenUsed/>
    <w:rsid w:val="009D3A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9D3A5B"/>
  </w:style>
  <w:style w:type="character" w:customStyle="1" w:styleId="apple-converted-space">
    <w:name w:val="apple-converted-space"/>
    <w:basedOn w:val="DefaultParagraphFont"/>
    <w:rsid w:val="00152BE3"/>
  </w:style>
  <w:style w:type="character" w:customStyle="1" w:styleId="Heading1Char">
    <w:name w:val="Heading 1 Char"/>
    <w:aliases w:val="H1 Char,1 Char,h1 Char,1st level Char,õberschrift 1 Char,l1 Char"/>
    <w:basedOn w:val="DefaultParagraphFont"/>
    <w:link w:val="Heading1"/>
    <w:uiPriority w:val="9"/>
    <w:rsid w:val="00BF0795"/>
    <w:rPr>
      <w:rFonts w:ascii="Arial" w:eastAsia="Times New Roman" w:hAnsi="Arial" w:cs="Arial"/>
      <w:b/>
      <w:bCs/>
      <w:sz w:val="28"/>
      <w:szCs w:val="32"/>
      <w:lang w:bidi="bn-BD"/>
    </w:rPr>
  </w:style>
  <w:style w:type="character" w:customStyle="1" w:styleId="Heading2Char">
    <w:name w:val="Heading 2 Char"/>
    <w:aliases w:val="H2 Char,h2 Char,2nd level Char,õberschrift 2 Char,UNDERRUBRIK 1-2 Char,H2-Heading 2 Char,2 Char,Header 2 Char,l2 Char,Header2 Char,22 Char,heading2 Char,list2 Char,A Char,A.B.C. Char,list 2 Char,Heading2 Char,Heading Indent No L2 Char"/>
    <w:basedOn w:val="DefaultParagraphFont"/>
    <w:link w:val="Heading2"/>
    <w:uiPriority w:val="9"/>
    <w:rsid w:val="00BF0795"/>
    <w:rPr>
      <w:rFonts w:ascii="Arial" w:eastAsia="Times New Roman" w:hAnsi="Arial" w:cs="Arial"/>
      <w:b/>
      <w:bCs/>
      <w:iCs/>
      <w:sz w:val="24"/>
      <w:szCs w:val="28"/>
      <w:lang w:bidi="bn-BD"/>
    </w:rPr>
  </w:style>
  <w:style w:type="character" w:customStyle="1" w:styleId="Heading3Char">
    <w:name w:val="Heading 3 Char"/>
    <w:aliases w:val="h3 Char,H3 Char,Underrubrik2 Char,H3-Heading 3 Char,3 Char,l3.3 Char,l3 Char,list 3 Char,list3 Char,subhead Char,Heading3 Char,1. Char,Heading No. L3 Char,E3 Char,Heading Three Char,h 3 Char,3rd level Char,heading 3 Char"/>
    <w:basedOn w:val="DefaultParagraphFont"/>
    <w:link w:val="Heading3"/>
    <w:uiPriority w:val="9"/>
    <w:rsid w:val="00BF0795"/>
    <w:rPr>
      <w:rFonts w:ascii="Arial" w:eastAsia="Times New Roman" w:hAnsi="Arial" w:cs="Arial"/>
      <w:b/>
      <w:bCs/>
      <w:iCs/>
      <w:sz w:val="24"/>
      <w:szCs w:val="26"/>
      <w:lang w:bidi="bn-BD"/>
    </w:rPr>
  </w:style>
  <w:style w:type="character" w:customStyle="1" w:styleId="Heading4Char">
    <w:name w:val="Heading 4 Char"/>
    <w:basedOn w:val="DefaultParagraphFont"/>
    <w:link w:val="Heading4"/>
    <w:uiPriority w:val="9"/>
    <w:rsid w:val="00BF0795"/>
    <w:rPr>
      <w:rFonts w:ascii="Arial Bold" w:eastAsia="Times New Roman" w:hAnsi="Arial Bold" w:cs="Arial"/>
      <w:b/>
      <w:iCs/>
      <w:szCs w:val="28"/>
      <w:lang w:bidi="bn-BD"/>
    </w:rPr>
  </w:style>
  <w:style w:type="character" w:customStyle="1" w:styleId="Heading5Char">
    <w:name w:val="Heading 5 Char"/>
    <w:basedOn w:val="DefaultParagraphFont"/>
    <w:link w:val="Heading5"/>
    <w:uiPriority w:val="9"/>
    <w:rsid w:val="00BF0795"/>
    <w:rPr>
      <w:rFonts w:ascii="Arial Bold" w:eastAsia="Times New Roman" w:hAnsi="Arial Bold" w:cs="Arial"/>
      <w:b/>
      <w:bCs/>
      <w:szCs w:val="26"/>
      <w:lang w:val="en-US" w:bidi="bn-BD"/>
    </w:rPr>
  </w:style>
  <w:style w:type="character" w:customStyle="1" w:styleId="Heading6Char">
    <w:name w:val="Heading 6 Char"/>
    <w:basedOn w:val="DefaultParagraphFont"/>
    <w:link w:val="Heading6"/>
    <w:uiPriority w:val="9"/>
    <w:rsid w:val="00BF0795"/>
    <w:rPr>
      <w:rFonts w:ascii="Arial Bold" w:eastAsia="Times New Roman" w:hAnsi="Arial Bold" w:cs="Arial"/>
      <w:b/>
      <w:lang w:val="en-US" w:bidi="bn-BD"/>
    </w:rPr>
  </w:style>
  <w:style w:type="character" w:customStyle="1" w:styleId="Heading7Char">
    <w:name w:val="Heading 7 Char"/>
    <w:basedOn w:val="DefaultParagraphFont"/>
    <w:link w:val="Heading7"/>
    <w:uiPriority w:val="9"/>
    <w:rsid w:val="00BF0795"/>
    <w:rPr>
      <w:rFonts w:ascii="Arial" w:eastAsia="Times New Roman" w:hAnsi="Arial" w:cs="Times New Roman"/>
      <w:i/>
      <w:szCs w:val="20"/>
      <w:lang w:bidi="bn-BD"/>
    </w:rPr>
  </w:style>
  <w:style w:type="character" w:customStyle="1" w:styleId="Heading8Char">
    <w:name w:val="Heading 8 Char"/>
    <w:basedOn w:val="DefaultParagraphFont"/>
    <w:link w:val="Heading8"/>
    <w:uiPriority w:val="9"/>
    <w:rsid w:val="00BF0795"/>
    <w:rPr>
      <w:rFonts w:ascii="Arial" w:eastAsia="Times New Roman" w:hAnsi="Arial" w:cs="Times New Roman"/>
      <w:i/>
      <w:iCs/>
      <w:szCs w:val="20"/>
      <w:lang w:val="en-US" w:bidi="bn-BD"/>
    </w:rPr>
  </w:style>
  <w:style w:type="character" w:customStyle="1" w:styleId="Heading9Char">
    <w:name w:val="Heading 9 Char"/>
    <w:basedOn w:val="DefaultParagraphFont"/>
    <w:link w:val="Heading9"/>
    <w:uiPriority w:val="9"/>
    <w:rsid w:val="00BF0795"/>
    <w:rPr>
      <w:rFonts w:ascii="Arial" w:eastAsia="Times New Roman" w:hAnsi="Arial" w:cs="Arial"/>
      <w:i/>
      <w:lang w:val="fr-FR" w:bidi="bn-BD"/>
    </w:rPr>
  </w:style>
  <w:style w:type="character" w:styleId="Hyperlink">
    <w:name w:val="Hyperlink"/>
    <w:uiPriority w:val="99"/>
    <w:unhideWhenUsed/>
    <w:rsid w:val="00BF0795"/>
    <w:rPr>
      <w:color w:val="0000FF"/>
      <w:u w:val="single"/>
    </w:rPr>
  </w:style>
  <w:style w:type="paragraph" w:customStyle="1" w:styleId="TableText">
    <w:name w:val="Table Text"/>
    <w:basedOn w:val="NormalParagraph"/>
    <w:link w:val="TableTextChar"/>
    <w:uiPriority w:val="19"/>
    <w:qFormat/>
    <w:rsid w:val="00BF0795"/>
    <w:pPr>
      <w:spacing w:before="40" w:after="40"/>
    </w:pPr>
    <w:rPr>
      <w:sz w:val="20"/>
      <w:lang w:eastAsia="de-DE"/>
    </w:rPr>
  </w:style>
  <w:style w:type="character" w:customStyle="1" w:styleId="TableTextChar">
    <w:name w:val="Table Text Char"/>
    <w:link w:val="TableText"/>
    <w:uiPriority w:val="19"/>
    <w:rsid w:val="00BF0795"/>
    <w:rPr>
      <w:rFonts w:ascii="Arial" w:eastAsia="SimSun" w:hAnsi="Arial" w:cs="Times New Roman"/>
      <w:sz w:val="20"/>
      <w:lang w:eastAsia="de-DE"/>
    </w:rPr>
  </w:style>
  <w:style w:type="paragraph" w:customStyle="1" w:styleId="CSDocNo">
    <w:name w:val="CS DocNo"/>
    <w:uiPriority w:val="99"/>
    <w:unhideWhenUsed/>
    <w:rsid w:val="00BF0795"/>
    <w:pPr>
      <w:framePr w:hSpace="180" w:wrap="notBeside" w:hAnchor="margin" w:y="359"/>
      <w:spacing w:after="0" w:line="240" w:lineRule="auto"/>
      <w:ind w:left="560"/>
      <w:jc w:val="right"/>
    </w:pPr>
    <w:rPr>
      <w:rFonts w:ascii="Arial" w:eastAsia="Times New Roman" w:hAnsi="Arial" w:cs="Times New Roman"/>
      <w:b/>
      <w:sz w:val="32"/>
      <w:szCs w:val="20"/>
      <w:lang w:val="en-IE"/>
    </w:rPr>
  </w:style>
  <w:style w:type="paragraph" w:customStyle="1" w:styleId="CSDocTitle">
    <w:name w:val="CS DocTitle"/>
    <w:uiPriority w:val="99"/>
    <w:unhideWhenUsed/>
    <w:rsid w:val="00BF0795"/>
    <w:pPr>
      <w:spacing w:before="360" w:after="120" w:line="240" w:lineRule="auto"/>
      <w:ind w:left="284"/>
    </w:pPr>
    <w:rPr>
      <w:rFonts w:ascii="Arial" w:eastAsia="Times New Roman" w:hAnsi="Arial" w:cs="Times New Roman"/>
      <w:b/>
      <w:sz w:val="36"/>
      <w:szCs w:val="20"/>
      <w:lang w:val="en-IE"/>
    </w:rPr>
  </w:style>
  <w:style w:type="paragraph" w:customStyle="1" w:styleId="CSFieldInfo">
    <w:name w:val="CS FieldInfo"/>
    <w:uiPriority w:val="99"/>
    <w:unhideWhenUsed/>
    <w:rsid w:val="00BF0795"/>
    <w:pPr>
      <w:framePr w:wrap="around" w:vAnchor="text" w:hAnchor="page" w:y="1"/>
      <w:spacing w:before="60" w:after="6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FieldName">
    <w:name w:val="CS FieldName"/>
    <w:uiPriority w:val="99"/>
    <w:unhideWhenUsed/>
    <w:rsid w:val="00BF0795"/>
    <w:pPr>
      <w:spacing w:after="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LegalTxt">
    <w:name w:val="CS LegalTxt"/>
    <w:uiPriority w:val="99"/>
    <w:unhideWhenUsed/>
    <w:rsid w:val="00BF0795"/>
    <w:pPr>
      <w:spacing w:after="0" w:line="240" w:lineRule="auto"/>
      <w:jc w:val="both"/>
    </w:pPr>
    <w:rPr>
      <w:rFonts w:ascii="Arial" w:eastAsia="Times New Roman" w:hAnsi="Arial" w:cs="Arial"/>
      <w:bCs/>
      <w:sz w:val="14"/>
    </w:rPr>
  </w:style>
  <w:style w:type="paragraph" w:customStyle="1" w:styleId="CSTableTitle">
    <w:name w:val="CS TableTitle"/>
    <w:next w:val="Normal"/>
    <w:uiPriority w:val="99"/>
    <w:unhideWhenUsed/>
    <w:rsid w:val="00BF0795"/>
    <w:pPr>
      <w:spacing w:after="0" w:line="240" w:lineRule="auto"/>
      <w:jc w:val="center"/>
    </w:pPr>
    <w:rPr>
      <w:rFonts w:ascii="Arial" w:eastAsia="Arial" w:hAnsi="Arial" w:cs="Arial"/>
      <w:b/>
      <w:i/>
      <w:snapToGrid w:val="0"/>
    </w:rPr>
  </w:style>
  <w:style w:type="paragraph" w:customStyle="1" w:styleId="CRSheetSubtitle">
    <w:name w:val="CRSheet Subtitle"/>
    <w:basedOn w:val="Normal"/>
    <w:uiPriority w:val="99"/>
    <w:qFormat/>
    <w:rsid w:val="00BF0795"/>
    <w:pPr>
      <w:framePr w:hSpace="180" w:wrap="around" w:hAnchor="margin" w:xAlign="center" w:y="-756"/>
      <w:spacing w:before="60" w:after="60" w:line="240" w:lineRule="auto"/>
    </w:pPr>
    <w:rPr>
      <w:rFonts w:ascii="Arial" w:eastAsia="SimSun" w:hAnsi="Arial" w:cs="Arial"/>
      <w:b/>
      <w:i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BF0795"/>
    <w:rPr>
      <w:color w:val="808080"/>
    </w:rPr>
  </w:style>
  <w:style w:type="paragraph" w:customStyle="1" w:styleId="CRSheetTitle">
    <w:name w:val="CRSheet Title"/>
    <w:next w:val="NormalParagraph"/>
    <w:uiPriority w:val="99"/>
    <w:qFormat/>
    <w:rsid w:val="00BF0795"/>
    <w:pPr>
      <w:framePr w:hSpace="180" w:wrap="around" w:hAnchor="margin" w:xAlign="center" w:y="-756"/>
      <w:spacing w:before="120" w:after="120" w:line="240" w:lineRule="auto"/>
    </w:pPr>
    <w:rPr>
      <w:rFonts w:ascii="Arial Bold" w:eastAsia="SimSun" w:hAnsi="Arial Bold" w:cs="Times New Roman"/>
      <w:b/>
      <w:sz w:val="36"/>
      <w:szCs w:val="36"/>
      <w:lang w:eastAsia="en-GB"/>
    </w:rPr>
  </w:style>
  <w:style w:type="paragraph" w:styleId="Title">
    <w:name w:val="Title"/>
    <w:basedOn w:val="Normal"/>
    <w:link w:val="TitleChar"/>
    <w:qFormat/>
    <w:rsid w:val="00BF0795"/>
    <w:pPr>
      <w:spacing w:before="120" w:after="60" w:line="240" w:lineRule="auto"/>
      <w:jc w:val="right"/>
    </w:pPr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customStyle="1" w:styleId="TitleChar">
    <w:name w:val="Title Char"/>
    <w:basedOn w:val="DefaultParagraphFont"/>
    <w:link w:val="Title"/>
    <w:rsid w:val="00BF0795"/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paragraph" w:styleId="Revision">
    <w:name w:val="Revision"/>
    <w:hidden/>
    <w:uiPriority w:val="99"/>
    <w:semiHidden/>
    <w:rsid w:val="00BF0795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3D6B18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CF28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F28B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F28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8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8B8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462F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er">
    <w:name w:val="Table Header"/>
    <w:basedOn w:val="NormalParagraph"/>
    <w:uiPriority w:val="18"/>
    <w:qFormat/>
    <w:rsid w:val="00462FA2"/>
    <w:pPr>
      <w:keepNext/>
      <w:spacing w:before="60" w:after="0"/>
    </w:pPr>
    <w:rPr>
      <w:rFonts w:cs="Arial"/>
      <w:b/>
      <w:color w:val="FFFFFF"/>
      <w:lang w:val="en-US"/>
    </w:rPr>
  </w:style>
  <w:style w:type="paragraph" w:customStyle="1" w:styleId="TableReferencenumber">
    <w:name w:val="Table Reference number"/>
    <w:basedOn w:val="TableText"/>
    <w:uiPriority w:val="23"/>
    <w:qFormat/>
    <w:rsid w:val="00462FA2"/>
    <w:pPr>
      <w:numPr>
        <w:numId w:val="3"/>
      </w:numPr>
    </w:pPr>
  </w:style>
  <w:style w:type="paragraph" w:styleId="ListParagraph">
    <w:name w:val="List Paragraph"/>
    <w:basedOn w:val="Normal"/>
    <w:uiPriority w:val="34"/>
    <w:qFormat/>
    <w:rsid w:val="00A54503"/>
    <w:pPr>
      <w:ind w:left="720"/>
      <w:contextualSpacing/>
    </w:pPr>
  </w:style>
  <w:style w:type="character" w:customStyle="1" w:styleId="normaltextrun">
    <w:name w:val="normaltextrun"/>
    <w:basedOn w:val="DefaultParagraphFont"/>
    <w:rsid w:val="001B374C"/>
  </w:style>
  <w:style w:type="character" w:customStyle="1" w:styleId="eop">
    <w:name w:val="eop"/>
    <w:basedOn w:val="DefaultParagraphFont"/>
    <w:rsid w:val="001B374C"/>
  </w:style>
  <w:style w:type="table" w:customStyle="1" w:styleId="TableGrid1">
    <w:name w:val="Table Grid1"/>
    <w:basedOn w:val="TableNormal"/>
    <w:next w:val="TableGrid"/>
    <w:rsid w:val="001B374C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RSPcompliance@gsma.com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80361A72755D4F8C8084D963A4959F" ma:contentTypeVersion="11" ma:contentTypeDescription="Create a new document." ma:contentTypeScope="" ma:versionID="8f28ecd73414ef5112d3a005774354d7">
  <xsd:schema xmlns:xsd="http://www.w3.org/2001/XMLSchema" xmlns:xs="http://www.w3.org/2001/XMLSchema" xmlns:p="http://schemas.microsoft.com/office/2006/metadata/properties" xmlns:ns2="2b0805f3-b897-4d39-97be-b41cb1678690" xmlns:ns3="042849a8-708d-4484-ba8e-78db4b11d06f" targetNamespace="http://schemas.microsoft.com/office/2006/metadata/properties" ma:root="true" ma:fieldsID="2c4ddd82032d53d380b99f801c8d2be2" ns2:_="" ns3:_="">
    <xsd:import namespace="2b0805f3-b897-4d39-97be-b41cb1678690"/>
    <xsd:import namespace="042849a8-708d-4484-ba8e-78db4b11d06f"/>
    <xsd:element name="properties">
      <xsd:complexType>
        <xsd:sequence>
          <xsd:element name="documentManagement">
            <xsd:complexType>
              <xsd:all>
                <xsd:element ref="ns2:eSIMWGSubgrupDraftingGroup" minOccurs="0"/>
                <xsd:element ref="ns2:Status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Starts" minOccurs="0"/>
                <xsd:element ref="ns2:Finish" minOccurs="0"/>
                <xsd:element ref="ns2:ISAGApprovalStar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0805f3-b897-4d39-97be-b41cb1678690" elementFormDefault="qualified">
    <xsd:import namespace="http://schemas.microsoft.com/office/2006/documentManagement/types"/>
    <xsd:import namespace="http://schemas.microsoft.com/office/infopath/2007/PartnerControls"/>
    <xsd:element name="eSIMWGSubgrupDraftingGroup" ma:index="8" nillable="true" ma:displayName="eSIMWG Subgrup Drafting Group" ma:format="Dropdown" ma:internalName="eSIMWGSubgrupDraftingGroup">
      <xsd:simpleType>
        <xsd:restriction base="dms:Text">
          <xsd:maxLength value="255"/>
        </xsd:restriction>
      </xsd:simpleType>
    </xsd:element>
    <xsd:element name="Status" ma:index="9" nillable="true" ma:displayName="Status" ma:format="Dropdown" ma:internalName="Status">
      <xsd:simpleType>
        <xsd:restriction base="dms:Choice">
          <xsd:enumeration value="eSIMG Approval"/>
          <xsd:enumeration value="To be sent to ISAG approval"/>
          <xsd:enumeration value="ISAG Approval"/>
          <xsd:enumeration value="Back to WG1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Starts" ma:index="14" nillable="true" ma:displayName="Starts" ma:format="Dropdown" ma:internalName="Starts">
      <xsd:simpleType>
        <xsd:restriction base="dms:Text">
          <xsd:maxLength value="255"/>
        </xsd:restriction>
      </xsd:simpleType>
    </xsd:element>
    <xsd:element name="Finish" ma:index="15" nillable="true" ma:displayName="Finishes" ma:format="Dropdown" ma:internalName="Finish">
      <xsd:simpleType>
        <xsd:restriction base="dms:Text">
          <xsd:maxLength value="255"/>
        </xsd:restriction>
      </xsd:simpleType>
    </xsd:element>
    <xsd:element name="ISAGApprovalStarts" ma:index="16" nillable="true" ma:displayName="Approval Starts" ma:format="Dropdown" ma:internalName="ISAGApprovalStarts">
      <xsd:simpleType>
        <xsd:restriction base="dms:Text">
          <xsd:maxLength value="255"/>
        </xsd:restriction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2849a8-708d-4484-ba8e-78db4b11d06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2b0805f3-b897-4d39-97be-b41cb1678690">Available</Status>
    <Starts xmlns="2b0805f3-b897-4d39-97be-b41cb1678690" xsi:nil="true"/>
    <Finish xmlns="2b0805f3-b897-4d39-97be-b41cb1678690" xsi:nil="true"/>
    <eSIMWGSubgrupDraftingGroup xmlns="2b0805f3-b897-4d39-97be-b41cb1678690" xsi:nil="true"/>
    <ISAGApprovalStarts xmlns="2b0805f3-b897-4d39-97be-b41cb1678690" xsi:nil="true"/>
  </documentManagement>
</p:properties>
</file>

<file path=customXml/item4.xml><?xml version="1.0" encoding="utf-8"?>
<?mso-contentType ?>
<SharedContentType xmlns="Microsoft.SharePoint.Taxonomy.ContentTypeSync" SourceId="016841fc-e166-4759-8b80-df1e1b366916" ContentTypeId="0x0101" PreviousValue="false" LastSyncTimeStamp="2023-03-23T14:59:08.627Z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BF69649-1CBE-45F0-AE44-BD673B74838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406E517-D59E-4626-964A-D68B5534F662}"/>
</file>

<file path=customXml/itemProps3.xml><?xml version="1.0" encoding="utf-8"?>
<ds:datastoreItem xmlns:ds="http://schemas.openxmlformats.org/officeDocument/2006/customXml" ds:itemID="{BE1ADD9A-813C-4402-B063-D8FE99D4D587}">
  <ds:schemaRefs>
    <ds:schemaRef ds:uri="http://schemas.microsoft.com/office/2006/metadata/properties"/>
    <ds:schemaRef ds:uri="http://schemas.microsoft.com/office/infopath/2007/PartnerControls"/>
    <ds:schemaRef ds:uri="56e5e293-f975-48d8-b578-30df6c3e83cc"/>
  </ds:schemaRefs>
</ds:datastoreItem>
</file>

<file path=customXml/itemProps4.xml><?xml version="1.0" encoding="utf-8"?>
<ds:datastoreItem xmlns:ds="http://schemas.openxmlformats.org/officeDocument/2006/customXml" ds:itemID="{3185549E-EBE8-42BB-B927-B861B73C805A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FAA824A2-A9CD-4A2D-8A1F-C7D4A68CC34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426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SGP.24 Annex A 1</vt:lpstr>
    </vt:vector>
  </TitlesOfParts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SGP.24 Annex A 1</dc:title>
  <dc:subject/>
  <dc:creator>vtownsend@gsma.com</dc:creator>
  <cp:keywords/>
  <dc:description/>
  <cp:lastModifiedBy>(GSMA) Gloria Trujillo</cp:lastModifiedBy>
  <cp:revision>4</cp:revision>
  <dcterms:created xsi:type="dcterms:W3CDTF">2024-02-08T00:11:00Z</dcterms:created>
  <dcterms:modified xsi:type="dcterms:W3CDTF">2024-02-14T17:16:00Z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0x010100B880361A72755D4F8C8084D963A4959F</vt:lpwstr>
  </property>
  <property fmtid="{D5CDD505-2E9C-101B-9397-08002B2CF9AE}" pid="3" name="URL">
    <vt:lpwstr>, </vt:lpwstr>
  </property>
  <property fmtid="{D5CDD505-2E9C-101B-9397-08002B2CF9AE}" pid="4" name="GSMAKBCategory">
    <vt:lpwstr/>
  </property>
  <property fmtid="{D5CDD505-2E9C-101B-9397-08002B2CF9AE}" pid="5" name="GSMADocumentType">
    <vt:lpwstr>4;#Change Request|ab8ec630-e9bb-472a-9390-c7460461458c</vt:lpwstr>
  </property>
  <property fmtid="{D5CDD505-2E9C-101B-9397-08002B2CF9AE}" pid="6" name="TaxCatchAll">
    <vt:lpwstr>4;#Change Request|ab8ec630-e9bb-472a-9390-c7460461458c</vt:lpwstr>
  </property>
  <property fmtid="{D5CDD505-2E9C-101B-9397-08002B2CF9AE}" pid="7" name="_dlc_DocIdItemGuid">
    <vt:lpwstr>973514d6-a17b-4d2c-a6fe-d0fd392448a0</vt:lpwstr>
  </property>
</Properties>
</file>