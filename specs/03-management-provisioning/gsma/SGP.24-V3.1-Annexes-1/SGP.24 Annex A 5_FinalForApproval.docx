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F49CB" w14:textId="57EE508F" w:rsidR="000E56AE" w:rsidRPr="00547D28" w:rsidRDefault="00076461" w:rsidP="00547D28">
      <w:pPr>
        <w:pStyle w:val="Heading1"/>
        <w:numPr>
          <w:ilvl w:val="0"/>
          <w:numId w:val="0"/>
        </w:numPr>
        <w:ind w:left="431" w:hanging="431"/>
      </w:pPr>
      <w:r w:rsidRPr="00547D28">
        <w:t>Annex A.</w:t>
      </w:r>
      <w:r w:rsidR="00FE66FA">
        <w:t>5</w:t>
      </w:r>
      <w:r w:rsidRPr="00547D28">
        <w:t xml:space="preserve"> Details of </w:t>
      </w:r>
      <w:r w:rsidR="00247AD9" w:rsidRPr="00547D28">
        <w:t>D</w:t>
      </w:r>
      <w:r w:rsidRPr="00547D28">
        <w:t xml:space="preserve">eclared </w:t>
      </w:r>
      <w:r w:rsidR="002B4C53">
        <w:t>SM-D</w:t>
      </w:r>
      <w:r w:rsidR="00FE66FA">
        <w:t>S</w:t>
      </w:r>
    </w:p>
    <w:p w14:paraId="55B78982" w14:textId="40213F73" w:rsidR="00547D28" w:rsidRDefault="000B6DC4" w:rsidP="0090345F">
      <w:pPr>
        <w:pStyle w:val="NormalParagraph"/>
      </w:pPr>
      <w:r w:rsidRPr="0090345F">
        <w:t xml:space="preserve">This information is provided under the GSMA mutual non-disclosure agreement. If additional confidentiality is </w:t>
      </w:r>
      <w:r w:rsidR="00247AD9">
        <w:t>required</w:t>
      </w:r>
      <w:r w:rsidRPr="0090345F">
        <w:t xml:space="preserve"> please mark the appropriate fields as confidential.</w:t>
      </w:r>
    </w:p>
    <w:p w14:paraId="39C56D70" w14:textId="29B31E69" w:rsidR="00547D28" w:rsidRDefault="00547D28" w:rsidP="00547D28">
      <w:pPr>
        <w:pStyle w:val="Heading2"/>
        <w:numPr>
          <w:ilvl w:val="0"/>
          <w:numId w:val="0"/>
        </w:numPr>
        <w:ind w:left="624" w:hanging="624"/>
      </w:pPr>
      <w:r>
        <w:t>A.</w:t>
      </w:r>
      <w:r w:rsidR="00FE66FA">
        <w:t>5</w:t>
      </w:r>
      <w:r>
        <w:t>.1 General Product Information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D23163" w:rsidRPr="00544728" w14:paraId="7B0DB464" w14:textId="77777777" w:rsidTr="002F4309">
        <w:trPr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2222E"/>
            <w:vAlign w:val="center"/>
          </w:tcPr>
          <w:p w14:paraId="1DC933FD" w14:textId="39ED71EA" w:rsidR="00D23163" w:rsidRPr="00544728" w:rsidRDefault="00187EF8" w:rsidP="00FE66FA">
            <w:pPr>
              <w:pStyle w:val="TableHeader"/>
              <w:rPr>
                <w:noProof/>
                <w:szCs w:val="20"/>
                <w:lang w:bidi="bn-BD"/>
              </w:rPr>
            </w:pPr>
            <w:r>
              <w:rPr>
                <w:noProof/>
              </w:rPr>
              <w:t>SM-D</w:t>
            </w:r>
            <w:r w:rsidR="00FE66FA">
              <w:rPr>
                <w:noProof/>
              </w:rPr>
              <w:t xml:space="preserve">S </w:t>
            </w:r>
            <w:r>
              <w:rPr>
                <w:noProof/>
              </w:rPr>
              <w:t>Product Name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ADC2895" w14:textId="17234829" w:rsidR="00D23163" w:rsidRPr="00544728" w:rsidRDefault="00D23163" w:rsidP="006B4CE5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 w:rsidR="006B4CE5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Product Name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  <w:tr w:rsidR="00D23163" w:rsidRPr="00544728" w14:paraId="49C3D50E" w14:textId="77777777" w:rsidTr="002F4309">
        <w:trPr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</w:tcBorders>
            <w:shd w:val="clear" w:color="auto" w:fill="E2222E"/>
            <w:vAlign w:val="center"/>
          </w:tcPr>
          <w:p w14:paraId="57CE5F7B" w14:textId="5B530BBB" w:rsidR="00D23163" w:rsidRPr="00544728" w:rsidRDefault="00187EF8" w:rsidP="00FE66FA">
            <w:pPr>
              <w:pStyle w:val="TableHeader"/>
              <w:rPr>
                <w:noProof/>
                <w:szCs w:val="20"/>
                <w:lang w:bidi="bn-BD"/>
              </w:rPr>
            </w:pPr>
            <w:r>
              <w:rPr>
                <w:noProof/>
                <w:lang w:bidi="bn-BD"/>
              </w:rPr>
              <w:t>SM-D</w:t>
            </w:r>
            <w:r w:rsidR="00FE66FA">
              <w:rPr>
                <w:noProof/>
                <w:lang w:bidi="bn-BD"/>
              </w:rPr>
              <w:t>S</w:t>
            </w:r>
            <w:r>
              <w:rPr>
                <w:noProof/>
                <w:lang w:bidi="bn-BD"/>
              </w:rPr>
              <w:t xml:space="preserve"> </w:t>
            </w:r>
            <w:r w:rsidR="00D23163">
              <w:rPr>
                <w:noProof/>
                <w:szCs w:val="20"/>
                <w:lang w:bidi="bn-BD"/>
              </w:rPr>
              <w:t>Marketing Name</w:t>
            </w:r>
          </w:p>
        </w:tc>
        <w:tc>
          <w:tcPr>
            <w:tcW w:w="510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331D4F7" w14:textId="77777777" w:rsidR="00D23163" w:rsidRPr="00544728" w:rsidRDefault="00D23163" w:rsidP="006E1F25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Product name as known by the customer</w:t>
            </w: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  <w:tr w:rsidR="00D23163" w:rsidRPr="00CA3091" w14:paraId="6BC861BD" w14:textId="77777777" w:rsidTr="00FE66FA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78D1654E" w14:textId="77777777" w:rsidR="00D23163" w:rsidRDefault="00D23163" w:rsidP="00122846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Software version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285EC5" w14:textId="1911684D" w:rsidR="00D23163" w:rsidRDefault="00D23163" w:rsidP="00187EF8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[The initial </w:t>
            </w:r>
            <w:r w:rsidR="00C50A5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or updated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SW version(s) used </w:t>
            </w:r>
            <w:r w:rsidR="00187EF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to demonstrate RSP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compliance for this declaration]</w:t>
            </w:r>
          </w:p>
        </w:tc>
      </w:tr>
      <w:tr w:rsidR="00187EF8" w:rsidRPr="00FE1D33" w14:paraId="2736748B" w14:textId="77777777" w:rsidTr="00FE66FA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28522207" w14:textId="3D84A890" w:rsidR="00187EF8" w:rsidRDefault="00187EF8" w:rsidP="00122846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Operating System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F03537" w14:textId="4A866B6A" w:rsidR="00187EF8" w:rsidRPr="00DE179D" w:rsidRDefault="00187EF8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[Initial OS version (at time of declaration)]</w:t>
            </w:r>
          </w:p>
        </w:tc>
      </w:tr>
      <w:tr w:rsidR="002F4309" w:rsidRPr="00FE1D33" w14:paraId="6515B1D9" w14:textId="77777777" w:rsidTr="00FE66FA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796186EA" w14:textId="3DAB39A6" w:rsidR="002F4309" w:rsidRPr="002F4309" w:rsidRDefault="002F4309" w:rsidP="002F4309">
            <w:pPr>
              <w:pStyle w:val="TableHeader"/>
              <w:rPr>
                <w:noProof/>
                <w:lang w:bidi="bn-BD"/>
              </w:rPr>
            </w:pPr>
            <w:ins w:id="0" w:author="(GSMA) Gloria Trujillo" w:date="2024-02-08T00:29:00Z">
              <w:r w:rsidRPr="002F4309">
                <w:rPr>
                  <w:rStyle w:val="normaltextrun"/>
                  <w:color w:val="FFFFFF" w:themeColor="background1"/>
                  <w:highlight w:val="yellow"/>
                  <w:rPrChange w:id="1" w:author="(GSMA) Gloria Trujillo" w:date="2024-02-08T00:30:00Z">
                    <w:rPr>
                      <w:rStyle w:val="normaltextrun"/>
                      <w:b w:val="0"/>
                      <w:bCs/>
                      <w:color w:val="0078D4"/>
                      <w:u w:val="single"/>
                    </w:rPr>
                  </w:rPrChange>
                </w:rPr>
                <w:t>SM-DS Type</w:t>
              </w:r>
              <w:r w:rsidRPr="002F4309">
                <w:rPr>
                  <w:rStyle w:val="eop"/>
                  <w:color w:val="FFFFFF" w:themeColor="background1"/>
                  <w:rPrChange w:id="2" w:author="(GSMA) Gloria Trujillo" w:date="2024-02-08T00:30:00Z">
                    <w:rPr>
                      <w:rStyle w:val="eop"/>
                      <w:b w:val="0"/>
                      <w:bCs/>
                      <w:color w:val="0078D4"/>
                    </w:rPr>
                  </w:rPrChange>
                </w:rPr>
                <w:t> </w:t>
              </w:r>
            </w:ins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CF5AFC" w14:textId="77777777" w:rsidR="002F4309" w:rsidRPr="002F4309" w:rsidRDefault="002F4309" w:rsidP="002F4309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1200433283"/>
              <w:rPr>
                <w:ins w:id="3" w:author="(GSMA) Gloria Trujillo" w:date="2024-02-08T00:29:00Z"/>
                <w:rFonts w:ascii="Segoe UI" w:hAnsi="Segoe UI" w:cs="Segoe UI"/>
                <w:sz w:val="18"/>
                <w:szCs w:val="18"/>
              </w:rPr>
            </w:pPr>
            <w:ins w:id="4" w:author="(GSMA) Gloria Trujillo" w:date="2024-02-08T00:29:00Z">
              <w:r w:rsidRPr="002F4309">
                <w:rPr>
                  <w:rStyle w:val="normaltextrun"/>
                  <w:rFonts w:ascii="MS Gothic" w:eastAsia="MS Gothic" w:hAnsi="MS Gothic" w:cs="Segoe UI" w:hint="eastAsia"/>
                  <w:sz w:val="36"/>
                  <w:szCs w:val="36"/>
                  <w:rPrChange w:id="5" w:author="(GSMA) Gloria Trujillo" w:date="2024-02-08T00:30:00Z">
                    <w:rPr>
                      <w:rStyle w:val="normaltextrun"/>
                      <w:rFonts w:ascii="MS Gothic" w:eastAsia="MS Gothic" w:hAnsi="MS Gothic" w:cs="Segoe UI" w:hint="eastAsia"/>
                      <w:color w:val="0078D4"/>
                      <w:sz w:val="36"/>
                      <w:szCs w:val="36"/>
                      <w:u w:val="single"/>
                    </w:rPr>
                  </w:rPrChange>
                </w:rPr>
                <w:t>☐</w:t>
              </w:r>
              <w:r w:rsidRPr="002F4309">
                <w:rPr>
                  <w:rStyle w:val="normaltextrun"/>
                  <w:rFonts w:ascii="MS Gothic" w:eastAsia="MS Gothic" w:hAnsi="MS Gothic" w:cs="Segoe UI" w:hint="eastAsia"/>
                  <w:color w:val="0078D4"/>
                  <w:sz w:val="36"/>
                  <w:szCs w:val="36"/>
                  <w:rPrChange w:id="6" w:author="(GSMA) Gloria Trujillo" w:date="2024-02-08T00:30:00Z">
                    <w:rPr>
                      <w:rStyle w:val="normaltextrun"/>
                      <w:rFonts w:ascii="MS Gothic" w:eastAsia="MS Gothic" w:hAnsi="MS Gothic" w:cs="Segoe UI" w:hint="eastAsia"/>
                      <w:color w:val="0078D4"/>
                      <w:sz w:val="36"/>
                      <w:szCs w:val="36"/>
                      <w:u w:val="single"/>
                    </w:rPr>
                  </w:rPrChange>
                </w:rPr>
                <w:t xml:space="preserve"> </w:t>
              </w:r>
              <w:r w:rsidRPr="002F4309">
                <w:rPr>
                  <w:rFonts w:ascii="Arial" w:eastAsiaTheme="minorHAnsi" w:hAnsi="Arial" w:cs="Arial"/>
                  <w:i/>
                  <w:color w:val="808080" w:themeColor="background1" w:themeShade="80"/>
                  <w:sz w:val="22"/>
                  <w:szCs w:val="22"/>
                  <w:rPrChange w:id="7" w:author="(GSMA) Gloria Trujillo" w:date="2024-02-08T00:30:00Z">
                    <w:rPr>
                      <w:rStyle w:val="normaltextrun"/>
                      <w:color w:val="0078D4"/>
                      <w:sz w:val="20"/>
                      <w:szCs w:val="20"/>
                      <w:u w:val="single"/>
                    </w:rPr>
                  </w:rPrChange>
                </w:rPr>
                <w:t>Root SM-DS</w:t>
              </w:r>
              <w:r w:rsidRPr="002F4309">
                <w:rPr>
                  <w:rStyle w:val="eop"/>
                  <w:color w:val="0078D4"/>
                  <w:sz w:val="20"/>
                  <w:szCs w:val="20"/>
                </w:rPr>
                <w:t> </w:t>
              </w:r>
            </w:ins>
          </w:p>
          <w:p w14:paraId="2D81BBFD" w14:textId="69E272E6" w:rsidR="002F4309" w:rsidRDefault="002F4309" w:rsidP="002F4309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ins w:id="8" w:author="(GSMA) Gloria Trujillo" w:date="2024-02-08T00:29:00Z">
              <w:r w:rsidRPr="002F4309">
                <w:rPr>
                  <w:rStyle w:val="normaltextrun"/>
                  <w:rFonts w:ascii="MS Gothic" w:eastAsia="MS Gothic" w:hAnsi="MS Gothic" w:cs="Segoe UI" w:hint="eastAsia"/>
                  <w:sz w:val="36"/>
                  <w:szCs w:val="36"/>
                  <w:rPrChange w:id="9" w:author="(GSMA) Gloria Trujillo" w:date="2024-02-08T00:30:00Z">
                    <w:rPr>
                      <w:rStyle w:val="normaltextrun"/>
                      <w:rFonts w:ascii="MS Gothic" w:eastAsia="MS Gothic" w:hAnsi="MS Gothic" w:cs="Segoe UI" w:hint="eastAsia"/>
                      <w:color w:val="0078D4"/>
                      <w:sz w:val="36"/>
                      <w:szCs w:val="36"/>
                      <w:u w:val="single"/>
                    </w:rPr>
                  </w:rPrChange>
                </w:rPr>
                <w:t>☐</w:t>
              </w:r>
              <w:r w:rsidRPr="002F4309">
                <w:rPr>
                  <w:rStyle w:val="normaltextrun"/>
                  <w:rFonts w:ascii="MS Gothic" w:eastAsia="MS Gothic" w:hAnsi="MS Gothic" w:cs="Segoe UI" w:hint="eastAsia"/>
                  <w:color w:val="0078D4"/>
                  <w:sz w:val="36"/>
                  <w:szCs w:val="36"/>
                  <w:rPrChange w:id="10" w:author="(GSMA) Gloria Trujillo" w:date="2024-02-08T00:30:00Z">
                    <w:rPr>
                      <w:rStyle w:val="normaltextrun"/>
                      <w:rFonts w:ascii="MS Gothic" w:eastAsia="MS Gothic" w:hAnsi="MS Gothic" w:cs="Segoe UI" w:hint="eastAsia"/>
                      <w:color w:val="0078D4"/>
                      <w:sz w:val="36"/>
                      <w:szCs w:val="36"/>
                      <w:u w:val="single"/>
                    </w:rPr>
                  </w:rPrChange>
                </w:rPr>
                <w:t xml:space="preserve"> </w:t>
              </w:r>
              <w:r w:rsidRPr="002F4309">
                <w:rPr>
                  <w:rFonts w:ascii="Arial" w:hAnsi="Arial" w:cs="Arial"/>
                  <w:i/>
                  <w:color w:val="808080" w:themeColor="background1" w:themeShade="80"/>
                  <w:lang w:eastAsia="en-GB"/>
                  <w:rPrChange w:id="11" w:author="(GSMA) Gloria Trujillo" w:date="2024-02-08T00:30:00Z">
                    <w:rPr>
                      <w:rStyle w:val="normaltextrun"/>
                      <w:color w:val="0078D4"/>
                      <w:sz w:val="20"/>
                      <w:szCs w:val="20"/>
                      <w:u w:val="single"/>
                    </w:rPr>
                  </w:rPrChange>
                </w:rPr>
                <w:t>Alternative SM-DS</w:t>
              </w:r>
              <w:r>
                <w:rPr>
                  <w:rStyle w:val="eop"/>
                  <w:color w:val="0078D4"/>
                  <w:sz w:val="20"/>
                  <w:szCs w:val="20"/>
                </w:rPr>
                <w:t> </w:t>
              </w:r>
            </w:ins>
          </w:p>
        </w:tc>
      </w:tr>
      <w:tr w:rsidR="00D23163" w:rsidRPr="00FE1D33" w14:paraId="4C29B5DB" w14:textId="77777777" w:rsidTr="00FE66FA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015A7604" w14:textId="77777777" w:rsidR="00D23163" w:rsidRPr="00FE1D33" w:rsidRDefault="00D23163" w:rsidP="00122846">
            <w:pPr>
              <w:pStyle w:val="TableHeader"/>
              <w:rPr>
                <w:noProof/>
                <w:sz w:val="21"/>
                <w:lang w:bidi="bn-BD"/>
              </w:rPr>
            </w:pPr>
            <w:r>
              <w:rPr>
                <w:noProof/>
                <w:lang w:bidi="bn-BD"/>
              </w:rPr>
              <w:t>Other</w:t>
            </w:r>
            <w:r w:rsidRPr="00FE1D33">
              <w:rPr>
                <w:noProof/>
                <w:lang w:bidi="bn-BD"/>
              </w:rPr>
              <w:t>: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6E2FBA" w14:textId="367F9E3A" w:rsidR="00D23163" w:rsidRPr="00DE179D" w:rsidRDefault="00187EF8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O</w:t>
            </w: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ther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relevant </w:t>
            </w: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information]</w:t>
            </w:r>
          </w:p>
        </w:tc>
      </w:tr>
    </w:tbl>
    <w:p w14:paraId="6089075E" w14:textId="125C91F5" w:rsidR="00C50A5B" w:rsidRDefault="00C50A5B" w:rsidP="00C50A5B">
      <w:pPr>
        <w:pStyle w:val="NormalParagraph"/>
        <w:rPr>
          <w:lang w:eastAsia="en-US" w:bidi="bn-BD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4"/>
        <w:gridCol w:w="6896"/>
      </w:tblGrid>
      <w:tr w:rsidR="00C50A5B" w:rsidRPr="00C50A5B" w14:paraId="4C77F896" w14:textId="77777777" w:rsidTr="00E06A9D">
        <w:tc>
          <w:tcPr>
            <w:tcW w:w="90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067B8A5E" w14:textId="77777777" w:rsidR="00C50A5B" w:rsidRPr="00E06A9D" w:rsidRDefault="00C50A5B" w:rsidP="00C50A5B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  <w:lang w:eastAsia="en-GB"/>
              </w:rPr>
            </w:pPr>
            <w:r w:rsidRPr="00E06A9D">
              <w:rPr>
                <w:rFonts w:ascii="Arial" w:eastAsia="Times New Roman" w:hAnsi="Arial" w:cs="Arial"/>
                <w:b/>
                <w:bCs/>
                <w:lang w:val="en-US" w:eastAsia="en-GB"/>
              </w:rPr>
              <w:t>Is this an updated compliance declaration for the SM-DS?</w:t>
            </w:r>
            <w:r w:rsidRPr="00E06A9D">
              <w:rPr>
                <w:rFonts w:ascii="Arial" w:eastAsia="Times New Roman" w:hAnsi="Arial" w:cs="Arial"/>
                <w:b/>
                <w:bCs/>
                <w:lang w:eastAsia="en-GB"/>
              </w:rPr>
              <w:t> </w:t>
            </w:r>
          </w:p>
        </w:tc>
      </w:tr>
      <w:tr w:rsidR="00C50A5B" w:rsidRPr="00C50A5B" w14:paraId="740C08CD" w14:textId="77777777" w:rsidTr="00C50A5B">
        <w:tc>
          <w:tcPr>
            <w:tcW w:w="21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88746D" w14:textId="77777777" w:rsidR="00C50A5B" w:rsidRPr="00E06A9D" w:rsidRDefault="00C50A5B" w:rsidP="00C50A5B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E06A9D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Yes</w:t>
            </w:r>
            <w:r w:rsidRPr="00E06A9D">
              <w:rPr>
                <w:rFonts w:ascii="MS Gothic" w:eastAsia="MS Gothic" w:hAnsi="MS Gothic" w:cs="Segoe UI" w:hint="eastAsia"/>
                <w:sz w:val="36"/>
                <w:szCs w:val="36"/>
                <w:lang w:eastAsia="en-GB"/>
              </w:rPr>
              <w:t> </w:t>
            </w:r>
            <w:r w:rsidRPr="00E06A9D">
              <w:rPr>
                <w:rFonts w:ascii="Calibri" w:eastAsia="Times New Roman" w:hAnsi="Calibri" w:cs="Calibri"/>
                <w:sz w:val="36"/>
                <w:szCs w:val="36"/>
                <w:lang w:eastAsia="en-GB"/>
              </w:rPr>
              <w:t>​</w:t>
            </w:r>
            <w:r w:rsidRPr="00E06A9D">
              <w:rPr>
                <w:rFonts w:ascii="MS Gothic" w:eastAsia="MS Gothic" w:hAnsi="MS Gothic" w:cs="Segoe UI" w:hint="eastAsia"/>
                <w:sz w:val="36"/>
                <w:szCs w:val="36"/>
                <w:lang w:eastAsia="en-GB"/>
              </w:rPr>
              <w:t>☐</w:t>
            </w:r>
            <w:r w:rsidRPr="00E06A9D">
              <w:rPr>
                <w:rFonts w:ascii="Calibri" w:eastAsia="Times New Roman" w:hAnsi="Calibri" w:cs="Calibri"/>
                <w:sz w:val="36"/>
                <w:szCs w:val="36"/>
                <w:lang w:eastAsia="en-GB"/>
              </w:rPr>
              <w:t>​ </w:t>
            </w:r>
          </w:p>
        </w:tc>
        <w:tc>
          <w:tcPr>
            <w:tcW w:w="68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AE73C95" w14:textId="0216CB0D" w:rsidR="00C50A5B" w:rsidRPr="00E06A9D" w:rsidRDefault="00C50A5B" w:rsidP="00E06A9D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E06A9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[SGP.24 version and the GSMA compliance reference number of the existing declaration of the SM-DS from </w:t>
            </w:r>
            <w:r w:rsidR="00B45A2D">
              <w:rPr>
                <w:i/>
                <w:color w:val="808080" w:themeColor="background1" w:themeShade="80"/>
                <w:lang w:eastAsia="en-GB"/>
              </w:rPr>
              <w:t>GSMA eSIM Compliance Database</w:t>
            </w:r>
            <w:r w:rsidRPr="00E06A9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 </w:t>
            </w:r>
          </w:p>
        </w:tc>
      </w:tr>
    </w:tbl>
    <w:p w14:paraId="04582DE3" w14:textId="2B6996B7" w:rsidR="00C50A5B" w:rsidRDefault="00C50A5B" w:rsidP="00C50A5B">
      <w:pPr>
        <w:pStyle w:val="NormalParagraph"/>
        <w:rPr>
          <w:lang w:eastAsia="en-US" w:bidi="bn-BD"/>
        </w:rPr>
      </w:pPr>
    </w:p>
    <w:p w14:paraId="69AF3078" w14:textId="09035E62" w:rsidR="005A256D" w:rsidRPr="00122846" w:rsidRDefault="005A256D" w:rsidP="005A256D">
      <w:pPr>
        <w:pStyle w:val="Heading2"/>
        <w:numPr>
          <w:ilvl w:val="0"/>
          <w:numId w:val="0"/>
        </w:numPr>
      </w:pPr>
      <w:r>
        <w:t>A.5.2 Declaration Details</w:t>
      </w:r>
    </w:p>
    <w:p w14:paraId="00E35F84" w14:textId="77777777" w:rsidR="005A256D" w:rsidRPr="00187EF8" w:rsidRDefault="005A256D" w:rsidP="005A256D">
      <w:pPr>
        <w:rPr>
          <w:noProof/>
          <w:lang w:eastAsia="en-GB"/>
        </w:rPr>
      </w:pPr>
      <w:r w:rsidRPr="00187EF8">
        <w:rPr>
          <w:noProof/>
          <w:lang w:eastAsia="en-GB"/>
        </w:rPr>
        <w:t>Please complete this section to explain the purpose of this declaration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709"/>
        <w:gridCol w:w="4394"/>
      </w:tblGrid>
      <w:tr w:rsidR="005A256D" w:rsidRPr="00DF5F6D" w14:paraId="1111D62B" w14:textId="77777777" w:rsidTr="000B7428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2222E"/>
            <w:vAlign w:val="center"/>
          </w:tcPr>
          <w:p w14:paraId="2DD3EEFF" w14:textId="77777777" w:rsidR="005A256D" w:rsidRPr="00DF5F6D" w:rsidRDefault="005A256D" w:rsidP="000B7428">
            <w:pPr>
              <w:pStyle w:val="TableHeader"/>
              <w:rPr>
                <w:noProof/>
                <w:szCs w:val="20"/>
                <w:lang w:bidi="bn-BD"/>
              </w:rPr>
            </w:pPr>
            <w:r>
              <w:rPr>
                <w:noProof/>
                <w:lang w:bidi="bn-BD"/>
              </w:rPr>
              <w:t>New SM-DS</w:t>
            </w:r>
            <w:r w:rsidRPr="00DF5F6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p</w:t>
            </w:r>
            <w:r w:rsidRPr="00DF5F6D">
              <w:rPr>
                <w:noProof/>
                <w:lang w:bidi="bn-BD"/>
              </w:rPr>
              <w:t xml:space="preserve">roduct 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6846E47" w14:textId="77777777" w:rsidR="005A256D" w:rsidRPr="00DF5F6D" w:rsidRDefault="005A256D" w:rsidP="000B7428">
            <w:pPr>
              <w:rPr>
                <w:rFonts w:cs="Arial"/>
                <w:noProof/>
                <w:sz w:val="20"/>
              </w:rPr>
            </w:pPr>
            <w:r w:rsidRPr="00DF5F6D"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>[Y/N]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875D45" w14:textId="77777777" w:rsidR="005A256D" w:rsidRPr="00DF5F6D" w:rsidRDefault="005A256D" w:rsidP="000B7428">
            <w:pPr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</w:pPr>
            <w:r w:rsidRPr="00DF5F6D"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>[If Y, complete all sections of this annex]</w:t>
            </w:r>
          </w:p>
        </w:tc>
      </w:tr>
      <w:tr w:rsidR="005A256D" w:rsidRPr="00DF5F6D" w14:paraId="62DC6217" w14:textId="77777777" w:rsidTr="000B7428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2222E"/>
            <w:vAlign w:val="center"/>
          </w:tcPr>
          <w:p w14:paraId="7451E8A3" w14:textId="77777777" w:rsidR="005A256D" w:rsidRPr="00DF5F6D" w:rsidRDefault="005A256D" w:rsidP="000B7428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Updated SM-DS</w:t>
            </w:r>
            <w:r w:rsidRPr="00DF5F6D">
              <w:rPr>
                <w:noProof/>
                <w:lang w:bidi="bn-BD"/>
              </w:rPr>
              <w:t xml:space="preserve"> product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556BE30" w14:textId="77777777" w:rsidR="005A256D" w:rsidRPr="00DF5F6D" w:rsidRDefault="005A256D" w:rsidP="000B7428">
            <w:pPr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</w:pPr>
            <w:r w:rsidRPr="00DF5F6D"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>[Y/N]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CAEC69" w14:textId="77777777" w:rsidR="005A256D" w:rsidRPr="00DF5F6D" w:rsidRDefault="005A256D" w:rsidP="000B7428">
            <w:pPr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</w:pPr>
            <w:r w:rsidRPr="00DF5F6D"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>[If Y, complete all sections of this annex]</w:t>
            </w:r>
          </w:p>
        </w:tc>
      </w:tr>
      <w:tr w:rsidR="005A256D" w:rsidRPr="00DF5F6D" w14:paraId="705D222B" w14:textId="77777777" w:rsidTr="000B7428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2222E"/>
            <w:vAlign w:val="center"/>
          </w:tcPr>
          <w:p w14:paraId="3BAC0690" w14:textId="77777777" w:rsidR="005A256D" w:rsidRPr="00DF5F6D" w:rsidRDefault="005A256D" w:rsidP="000B7428">
            <w:pPr>
              <w:pStyle w:val="TableHeader"/>
              <w:rPr>
                <w:noProof/>
                <w:lang w:bidi="bn-BD"/>
              </w:rPr>
            </w:pPr>
            <w:r w:rsidRPr="00DF5F6D">
              <w:rPr>
                <w:noProof/>
                <w:lang w:bidi="bn-BD"/>
              </w:rPr>
              <w:t xml:space="preserve">New service location for an existing GSMA compliant </w:t>
            </w:r>
            <w:r>
              <w:rPr>
                <w:noProof/>
                <w:lang w:bidi="bn-BD"/>
              </w:rPr>
              <w:t>SM-DS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184A5F7" w14:textId="77777777" w:rsidR="005A256D" w:rsidRPr="00DF5F6D" w:rsidRDefault="005A256D" w:rsidP="000B7428">
            <w:pPr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</w:pPr>
            <w:r w:rsidRPr="00DF5F6D"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>[Y/N]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DFE4E5" w14:textId="77777777" w:rsidR="005A256D" w:rsidRPr="00DF5F6D" w:rsidRDefault="005A256D" w:rsidP="000B7428">
            <w:pPr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>[If Y, complete secti</w:t>
            </w:r>
            <w:r w:rsidRPr="003D7DBE"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>ons A.5.3 then go to section A.5.8 of this annex]</w:t>
            </w:r>
          </w:p>
        </w:tc>
      </w:tr>
    </w:tbl>
    <w:p w14:paraId="0CC7BB8E" w14:textId="06A829C0" w:rsidR="005A256D" w:rsidRDefault="005A256D" w:rsidP="00C50A5B">
      <w:pPr>
        <w:pStyle w:val="NormalParagraph"/>
        <w:rPr>
          <w:lang w:eastAsia="en-US" w:bidi="bn-BD"/>
        </w:rPr>
      </w:pPr>
    </w:p>
    <w:p w14:paraId="4995A0D0" w14:textId="33F644A2" w:rsidR="005A256D" w:rsidRDefault="005A256D" w:rsidP="005A256D">
      <w:pPr>
        <w:pStyle w:val="Heading2"/>
        <w:numPr>
          <w:ilvl w:val="0"/>
          <w:numId w:val="0"/>
        </w:numPr>
      </w:pPr>
      <w:r w:rsidRPr="00122846">
        <w:lastRenderedPageBreak/>
        <w:t>A.</w:t>
      </w:r>
      <w:r>
        <w:t>5</w:t>
      </w:r>
      <w:r w:rsidRPr="00122846">
        <w:t>.</w:t>
      </w:r>
      <w:r>
        <w:t>3</w:t>
      </w:r>
      <w:r w:rsidRPr="00122846">
        <w:t xml:space="preserve"> </w:t>
      </w:r>
      <w:r>
        <w:t>Site Security Information (SAS-SM)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5A256D" w:rsidRPr="00544728" w14:paraId="7D1EC611" w14:textId="77777777" w:rsidTr="0097393E">
        <w:trPr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2222E"/>
            <w:vAlign w:val="center"/>
          </w:tcPr>
          <w:p w14:paraId="0C471B97" w14:textId="77777777" w:rsidR="005A256D" w:rsidRPr="00544728" w:rsidRDefault="005A256D" w:rsidP="000B7428">
            <w:pPr>
              <w:pStyle w:val="TableHeader"/>
              <w:rPr>
                <w:noProof/>
                <w:szCs w:val="20"/>
                <w:lang w:bidi="bn-BD"/>
              </w:rPr>
            </w:pPr>
            <w:r>
              <w:rPr>
                <w:noProof/>
              </w:rPr>
              <w:t>SAS-SM site name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FA2309" w14:textId="77777777" w:rsidR="005A256D" w:rsidRPr="00544728" w:rsidRDefault="005A256D" w:rsidP="000B7428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Shall align with the GSMA SAS list]</w:t>
            </w:r>
          </w:p>
        </w:tc>
      </w:tr>
      <w:tr w:rsidR="005A256D" w:rsidRPr="00544728" w14:paraId="0161DC7E" w14:textId="77777777" w:rsidTr="0097393E">
        <w:trPr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</w:tcBorders>
            <w:shd w:val="clear" w:color="auto" w:fill="E2222E"/>
            <w:vAlign w:val="center"/>
          </w:tcPr>
          <w:p w14:paraId="20A1640D" w14:textId="77777777" w:rsidR="005A256D" w:rsidRPr="00544728" w:rsidRDefault="005A256D" w:rsidP="000B7428">
            <w:pPr>
              <w:pStyle w:val="TableHeader"/>
              <w:rPr>
                <w:noProof/>
                <w:szCs w:val="20"/>
                <w:lang w:bidi="bn-BD"/>
              </w:rPr>
            </w:pPr>
            <w:r>
              <w:rPr>
                <w:noProof/>
              </w:rPr>
              <w:t>SAS-SM certificate number</w:t>
            </w:r>
          </w:p>
        </w:tc>
        <w:tc>
          <w:tcPr>
            <w:tcW w:w="510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A881386" w14:textId="77777777" w:rsidR="005A256D" w:rsidRPr="00544728" w:rsidRDefault="005A256D" w:rsidP="000B7428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822592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[Shall align with the GSMA SAS list]</w:t>
            </w:r>
          </w:p>
        </w:tc>
      </w:tr>
      <w:tr w:rsidR="005A256D" w14:paraId="373E7D8F" w14:textId="77777777" w:rsidTr="00ED6A6F">
        <w:trPr>
          <w:trHeight w:val="609"/>
        </w:trPr>
        <w:tc>
          <w:tcPr>
            <w:tcW w:w="3964" w:type="dxa"/>
            <w:shd w:val="clear" w:color="auto" w:fill="E2222E"/>
            <w:vAlign w:val="center"/>
          </w:tcPr>
          <w:p w14:paraId="225474F7" w14:textId="77777777" w:rsidR="005A256D" w:rsidRDefault="005A256D" w:rsidP="000B7428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</w:rPr>
              <w:t>SAS-SM certificate expiry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D17DB23" w14:textId="77777777" w:rsidR="005A256D" w:rsidRDefault="005A256D" w:rsidP="000B7428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822592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[Shall align with the GSMA SAS list]</w:t>
            </w:r>
          </w:p>
        </w:tc>
      </w:tr>
      <w:tr w:rsidR="0097393E" w14:paraId="34DE88FE" w14:textId="77777777" w:rsidTr="00ED6A6F">
        <w:trPr>
          <w:trHeight w:val="609"/>
        </w:trPr>
        <w:tc>
          <w:tcPr>
            <w:tcW w:w="3964" w:type="dxa"/>
            <w:shd w:val="clear" w:color="auto" w:fill="E2222E"/>
            <w:vAlign w:val="center"/>
          </w:tcPr>
          <w:p w14:paraId="504C3DE0" w14:textId="5408A06E" w:rsidR="0097393E" w:rsidRDefault="0097393E" w:rsidP="000B7428">
            <w:pPr>
              <w:pStyle w:val="TableHeader"/>
              <w:rPr>
                <w:noProof/>
              </w:rPr>
            </w:pPr>
            <w:r w:rsidRPr="0097393E">
              <w:rPr>
                <w:noProof/>
                <w:color w:val="FFFFFF" w:themeColor="background1"/>
                <w:sz w:val="20"/>
                <w:szCs w:val="20"/>
                <w:lang w:bidi="bn-BD"/>
              </w:rPr>
              <w:t>Shall</w:t>
            </w:r>
            <w:r w:rsidRPr="0097393E">
              <w:rPr>
                <w:i/>
                <w:color w:val="FFFFFF" w:themeColor="background1"/>
                <w:sz w:val="20"/>
                <w:szCs w:val="20"/>
              </w:rPr>
              <w:t xml:space="preserve"> </w:t>
            </w:r>
            <w:r w:rsidRPr="0097393E">
              <w:rPr>
                <w:color w:val="FFFFFF" w:themeColor="background1"/>
                <w:sz w:val="20"/>
                <w:szCs w:val="20"/>
              </w:rPr>
              <w:t>the updates of SAS-SM certificate listed on the GSMA SAS web page found HERE automatically apply to this declaration?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5D3E8B9" w14:textId="77777777" w:rsidR="0097393E" w:rsidRDefault="0097393E" w:rsidP="0097393E">
            <w:pPr>
              <w:pStyle w:val="NoSpacing"/>
              <w:rPr>
                <w:rFonts w:ascii="Calibri" w:eastAsia="Times New Roman" w:hAnsi="Calibri" w:cs="Calibri"/>
                <w:sz w:val="36"/>
                <w:szCs w:val="36"/>
                <w:lang w:eastAsia="en-GB"/>
              </w:rPr>
            </w:pPr>
            <w:r w:rsidRPr="00C63796">
              <w:rPr>
                <w:rFonts w:ascii="MS Gothic" w:eastAsia="MS Gothic" w:hAnsi="MS Gothic" w:cs="Times New Roman" w:hint="eastAsia"/>
                <w:sz w:val="36"/>
                <w:szCs w:val="36"/>
                <w:lang w:eastAsia="en-GB"/>
              </w:rPr>
              <w:t>☐</w:t>
            </w:r>
            <w:r w:rsidRPr="00C63796">
              <w:rPr>
                <w:rFonts w:ascii="Calibri" w:eastAsia="Times New Roman" w:hAnsi="Calibri" w:cs="Calibri"/>
                <w:sz w:val="36"/>
                <w:szCs w:val="36"/>
                <w:lang w:eastAsia="en-GB"/>
              </w:rPr>
              <w:t> 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YES [</w:t>
            </w:r>
            <w:r w:rsidRPr="00AF0179">
              <w:rPr>
                <w:rFonts w:ascii="Arial" w:hAnsi="Arial" w:cs="Arial"/>
                <w:i/>
                <w:sz w:val="20"/>
                <w:szCs w:val="20"/>
                <w:lang w:eastAsia="en-GB"/>
              </w:rPr>
              <w:t>any update of the above provided SAS information will be listed on the GSMA SAS web page found</w:t>
            </w:r>
            <w:r w:rsidRPr="00FD211C">
              <w:rPr>
                <w:rFonts w:ascii="Arial" w:hAnsi="Arial" w:cs="Arial"/>
                <w:i/>
                <w:sz w:val="20"/>
                <w:szCs w:val="20"/>
                <w:lang w:eastAsia="en-GB"/>
              </w:rPr>
              <w:t xml:space="preserve"> </w:t>
            </w:r>
            <w:hyperlink r:id="rId12" w:history="1">
              <w:r w:rsidRPr="00AF0179">
                <w:rPr>
                  <w:rStyle w:val="Hyperlink"/>
                  <w:rFonts w:ascii="Arial" w:hAnsi="Arial" w:cs="Arial"/>
                  <w:i/>
                  <w:sz w:val="20"/>
                  <w:szCs w:val="20"/>
                  <w:lang w:eastAsia="en-GB"/>
                </w:rPr>
                <w:t>HERE</w:t>
              </w:r>
            </w:hyperlink>
            <w:r w:rsidRPr="00AF0179">
              <w:rPr>
                <w:rFonts w:ascii="Arial" w:eastAsia="Times New Roman" w:hAnsi="Arial" w:cs="Arial"/>
                <w:i/>
                <w:sz w:val="20"/>
                <w:szCs w:val="20"/>
                <w:lang w:eastAsia="en-GB"/>
              </w:rPr>
              <w:t>]</w:t>
            </w:r>
          </w:p>
          <w:p w14:paraId="17EE87DB" w14:textId="7D93C46A" w:rsidR="0097393E" w:rsidRPr="00822592" w:rsidRDefault="0097393E" w:rsidP="0097393E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C63796">
              <w:rPr>
                <w:rFonts w:ascii="MS Gothic" w:eastAsia="MS Gothic" w:hAnsi="MS Gothic" w:cs="Times New Roman" w:hint="eastAsia"/>
                <w:sz w:val="36"/>
                <w:szCs w:val="36"/>
                <w:lang w:eastAsia="en-GB"/>
              </w:rPr>
              <w:t>☐</w:t>
            </w:r>
            <w:r w:rsidRPr="00C63796">
              <w:rPr>
                <w:rFonts w:ascii="Calibri" w:eastAsia="Times New Roman" w:hAnsi="Calibri" w:cs="Calibri"/>
                <w:sz w:val="36"/>
                <w:szCs w:val="36"/>
                <w:lang w:eastAsia="en-GB"/>
              </w:rPr>
              <w:t> 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NO [</w:t>
            </w:r>
            <w:r w:rsidRPr="00AF0179">
              <w:rPr>
                <w:rFonts w:ascii="Arial" w:eastAsia="Times New Roman" w:hAnsi="Arial" w:cs="Arial"/>
                <w:i/>
                <w:sz w:val="20"/>
                <w:szCs w:val="20"/>
                <w:lang w:eastAsia="en-GB"/>
              </w:rPr>
              <w:t>a new declaration will be provided each time a SAS certificate(s) is updated/renewed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]</w:t>
            </w:r>
          </w:p>
        </w:tc>
      </w:tr>
    </w:tbl>
    <w:p w14:paraId="7C56547B" w14:textId="3C960485" w:rsidR="005A256D" w:rsidRDefault="005A256D" w:rsidP="00C50A5B">
      <w:pPr>
        <w:pStyle w:val="NormalParagraph"/>
        <w:rPr>
          <w:lang w:eastAsia="en-US" w:bidi="bn-BD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6095"/>
      </w:tblGrid>
      <w:tr w:rsidR="00C93592" w:rsidRPr="005F734D" w14:paraId="468EEB26" w14:textId="77777777" w:rsidTr="002636D5">
        <w:trPr>
          <w:trHeight w:val="567"/>
        </w:trPr>
        <w:tc>
          <w:tcPr>
            <w:tcW w:w="2972" w:type="dxa"/>
            <w:shd w:val="clear" w:color="auto" w:fill="E2222E"/>
            <w:vAlign w:val="center"/>
          </w:tcPr>
          <w:p w14:paraId="450CCCB5" w14:textId="77777777" w:rsidR="00C93592" w:rsidRDefault="00C93592" w:rsidP="002636D5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 xml:space="preserve">Is this a SM-DS Sub-CA? </w:t>
            </w:r>
          </w:p>
        </w:tc>
        <w:tc>
          <w:tcPr>
            <w:tcW w:w="609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7161E23" w14:textId="77777777" w:rsidR="00C93592" w:rsidRPr="005F734D" w:rsidRDefault="00C93592" w:rsidP="002636D5">
            <w:pPr>
              <w:pStyle w:val="TableHeader"/>
              <w:rPr>
                <w:noProof/>
                <w:sz w:val="24"/>
                <w:lang w:bidi="bn-BD"/>
              </w:rPr>
            </w:pPr>
            <w:r>
              <w:rPr>
                <w:rFonts w:ascii="MS Gothic" w:eastAsia="MS Gothic" w:hAnsi="MS Gothic" w:hint="eastAsia"/>
                <w:noProof/>
                <w:sz w:val="36"/>
                <w:lang w:bidi="bn-BD"/>
              </w:rPr>
              <w:t xml:space="preserve">☐ </w:t>
            </w:r>
            <w:r w:rsidRPr="005F734D">
              <w:rPr>
                <w:rFonts w:hint="eastAsia"/>
                <w:noProof/>
                <w:lang w:bidi="bn-BD"/>
              </w:rPr>
              <w:t>Yes</w:t>
            </w:r>
            <w:r>
              <w:rPr>
                <w:rFonts w:ascii="MS Gothic" w:eastAsia="MS Gothic" w:hAnsi="MS Gothic" w:hint="eastAsia"/>
                <w:noProof/>
                <w:sz w:val="36"/>
                <w:lang w:bidi="bn-BD"/>
              </w:rPr>
              <w:t xml:space="preserve"> ☐ </w:t>
            </w:r>
            <w:r w:rsidRPr="005F734D">
              <w:rPr>
                <w:noProof/>
                <w:lang w:bidi="bn-BD"/>
              </w:rPr>
              <w:t>No</w:t>
            </w:r>
          </w:p>
        </w:tc>
      </w:tr>
    </w:tbl>
    <w:p w14:paraId="73DFE0C0" w14:textId="77777777" w:rsidR="00C93592" w:rsidRDefault="00C93592" w:rsidP="00C93592">
      <w:pPr>
        <w:pStyle w:val="NormalParagraph"/>
      </w:pPr>
    </w:p>
    <w:p w14:paraId="6EBE1EAF" w14:textId="77777777" w:rsidR="00C93592" w:rsidRDefault="00C93592" w:rsidP="00C93592">
      <w:pPr>
        <w:pStyle w:val="NormalParagraph"/>
        <w:rPr>
          <w:lang w:eastAsia="en-US" w:bidi="bn-BD"/>
        </w:rPr>
      </w:pPr>
      <w:r>
        <w:t>If yes, complete section A.5.3.1.</w:t>
      </w:r>
    </w:p>
    <w:p w14:paraId="0EAC0003" w14:textId="77777777" w:rsidR="00C93592" w:rsidRDefault="00C93592" w:rsidP="00C93592">
      <w:pPr>
        <w:pStyle w:val="Heading4"/>
        <w:numPr>
          <w:ilvl w:val="0"/>
          <w:numId w:val="0"/>
        </w:numPr>
        <w:ind w:left="1077" w:hanging="1077"/>
      </w:pPr>
      <w:r>
        <w:t xml:space="preserve">A.5.3.1 </w:t>
      </w:r>
      <w:r>
        <w:tab/>
        <w:t>Site security information (SAS-SM) for the site using the SM-DS Certificate</w:t>
      </w:r>
    </w:p>
    <w:p w14:paraId="77891DDF" w14:textId="77777777" w:rsidR="00C93592" w:rsidRPr="002B3024" w:rsidRDefault="00C93592" w:rsidP="00C93592">
      <w:pPr>
        <w:pStyle w:val="NormalParagraph"/>
        <w:rPr>
          <w:lang w:eastAsia="en-US" w:bidi="bn-BD"/>
        </w:rPr>
      </w:pPr>
      <w:r>
        <w:rPr>
          <w:lang w:eastAsia="en-US" w:bidi="bn-BD"/>
        </w:rPr>
        <w:t xml:space="preserve">Provide the site name(s) and SAS-SM reference details of the organisation(s) receiving SM-DS certificates.  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C93592" w:rsidRPr="00544728" w14:paraId="68F0ACA7" w14:textId="77777777" w:rsidTr="002636D5">
        <w:trPr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2222E"/>
            <w:vAlign w:val="center"/>
          </w:tcPr>
          <w:p w14:paraId="624BE959" w14:textId="77777777" w:rsidR="00C93592" w:rsidRPr="00544728" w:rsidRDefault="00C93592" w:rsidP="002636D5">
            <w:pPr>
              <w:pStyle w:val="TableHeader"/>
              <w:rPr>
                <w:noProof/>
                <w:szCs w:val="20"/>
                <w:lang w:bidi="bn-BD"/>
              </w:rPr>
            </w:pPr>
            <w:r>
              <w:rPr>
                <w:noProof/>
              </w:rPr>
              <w:t>SAS-SM site name</w:t>
            </w:r>
          </w:p>
        </w:tc>
        <w:tc>
          <w:tcPr>
            <w:tcW w:w="50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543E68F" w14:textId="77777777" w:rsidR="00C93592" w:rsidRPr="00544728" w:rsidRDefault="00C93592" w:rsidP="002636D5">
            <w:pPr>
              <w:pStyle w:val="NoSpacing"/>
              <w:rPr>
                <w:rFonts w:cs="Arial"/>
                <w:noProof/>
                <w:szCs w:val="20"/>
                <w:lang w:bidi="bn-BD"/>
              </w:rPr>
            </w:pPr>
            <w:r w:rsidRPr="00544728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Shall align with the GSMA SAS list]</w:t>
            </w:r>
          </w:p>
        </w:tc>
      </w:tr>
      <w:tr w:rsidR="00C93592" w:rsidRPr="00544728" w14:paraId="24BD393B" w14:textId="77777777" w:rsidTr="002636D5">
        <w:trPr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</w:tcBorders>
            <w:shd w:val="clear" w:color="auto" w:fill="E2222E"/>
            <w:vAlign w:val="center"/>
          </w:tcPr>
          <w:p w14:paraId="741C5F0D" w14:textId="77777777" w:rsidR="00C93592" w:rsidRPr="00544728" w:rsidRDefault="00C93592" w:rsidP="002636D5">
            <w:pPr>
              <w:pStyle w:val="TableHeader"/>
              <w:rPr>
                <w:noProof/>
                <w:szCs w:val="20"/>
                <w:lang w:bidi="bn-BD"/>
              </w:rPr>
            </w:pPr>
            <w:r>
              <w:rPr>
                <w:noProof/>
              </w:rPr>
              <w:t>SAS-SM certificate number</w:t>
            </w:r>
          </w:p>
        </w:tc>
        <w:tc>
          <w:tcPr>
            <w:tcW w:w="509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F77747F" w14:textId="77777777" w:rsidR="00C93592" w:rsidRPr="00544728" w:rsidRDefault="00C93592" w:rsidP="002636D5">
            <w:pPr>
              <w:pStyle w:val="NoSpacing"/>
              <w:rPr>
                <w:rFonts w:cs="Arial"/>
                <w:noProof/>
                <w:szCs w:val="20"/>
                <w:lang w:bidi="bn-BD"/>
              </w:rPr>
            </w:pPr>
            <w:r w:rsidRPr="00822592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[Shall align with the GSMA SAS list]</w:t>
            </w:r>
          </w:p>
        </w:tc>
      </w:tr>
      <w:tr w:rsidR="00C93592" w14:paraId="1DC45E11" w14:textId="77777777" w:rsidTr="002636D5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0A49411D" w14:textId="77777777" w:rsidR="00C93592" w:rsidRDefault="00C93592" w:rsidP="002636D5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</w:rPr>
              <w:t>SAS-SM certificate expiry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539D3F" w14:textId="77777777" w:rsidR="00C93592" w:rsidRDefault="00C93592" w:rsidP="002636D5">
            <w:pPr>
              <w:pStyle w:val="NoSpacing"/>
              <w:spacing w:before="40" w:after="40" w:line="276" w:lineRule="auto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822592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[Shall align with the GSMA SAS list]</w:t>
            </w:r>
          </w:p>
        </w:tc>
      </w:tr>
    </w:tbl>
    <w:p w14:paraId="6238484B" w14:textId="11598666" w:rsidR="00C93592" w:rsidRPr="00C50A5B" w:rsidRDefault="00C93592" w:rsidP="00C50A5B">
      <w:pPr>
        <w:pStyle w:val="NormalParagraph"/>
        <w:rPr>
          <w:lang w:eastAsia="en-US" w:bidi="bn-BD"/>
        </w:rPr>
      </w:pPr>
      <w:r>
        <w:t>This table SHALL be repeated for each site that receives SM-DS certificates signed by the SM-DS Sub-CA.</w:t>
      </w:r>
    </w:p>
    <w:p w14:paraId="7D0F0662" w14:textId="09B3B812" w:rsidR="00FE66FA" w:rsidRDefault="00FE66FA" w:rsidP="00FE66FA">
      <w:pPr>
        <w:pStyle w:val="Heading2"/>
        <w:numPr>
          <w:ilvl w:val="0"/>
          <w:numId w:val="0"/>
        </w:numPr>
      </w:pPr>
      <w:r w:rsidRPr="00122846">
        <w:t>A.</w:t>
      </w:r>
      <w:r>
        <w:t>5</w:t>
      </w:r>
      <w:r w:rsidRPr="00122846">
        <w:t>.</w:t>
      </w:r>
      <w:r w:rsidR="005A256D">
        <w:t>4</w:t>
      </w:r>
      <w:r>
        <w:t xml:space="preserve"> General Compliance Information</w:t>
      </w:r>
    </w:p>
    <w:p w14:paraId="4474D0C4" w14:textId="77777777" w:rsidR="00FE66FA" w:rsidRPr="00027A51" w:rsidRDefault="00FE66FA" w:rsidP="00FE66FA">
      <w:pPr>
        <w:pStyle w:val="NormalParagraph"/>
        <w:rPr>
          <w:rFonts w:cs="Arial"/>
          <w:noProof/>
          <w:lang w:bidi="bn-BD"/>
        </w:rPr>
      </w:pPr>
      <w:r w:rsidRPr="00027A51">
        <w:rPr>
          <w:rFonts w:cs="Arial"/>
          <w:noProof/>
          <w:lang w:bidi="bn-BD"/>
        </w:rPr>
        <w:t>Refer to the RSP Certification ApplicabilityTable in Annex C for currently valid specifications</w:t>
      </w:r>
    </w:p>
    <w:p w14:paraId="5079D016" w14:textId="06CE1E0A" w:rsidR="00FE66FA" w:rsidRDefault="00FE66FA" w:rsidP="007C6170">
      <w:pPr>
        <w:pStyle w:val="NormalParagraph"/>
      </w:pPr>
      <w:r>
        <w:t>Please list the specification versions associated with this eUICC compliance declaration</w:t>
      </w:r>
      <w:r w:rsidR="006B4CE5">
        <w:t>.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FE66FA" w:rsidRPr="00FE01EA" w14:paraId="7BB533F2" w14:textId="77777777" w:rsidTr="00550255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222E"/>
            <w:vAlign w:val="center"/>
          </w:tcPr>
          <w:p w14:paraId="6C30B082" w14:textId="77777777" w:rsidR="00FE66FA" w:rsidRPr="00D7013D" w:rsidRDefault="00FE66FA" w:rsidP="00550255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lastRenderedPageBreak/>
              <w:t>SGP.21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F0673C" w14:textId="2C630DCC" w:rsidR="00FE66FA" w:rsidRPr="007C6170" w:rsidRDefault="00FE66FA" w:rsidP="00550255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FE66FA" w:rsidRPr="00466E27" w14:paraId="66B838DB" w14:textId="77777777" w:rsidTr="00550255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222E"/>
            <w:vAlign w:val="center"/>
          </w:tcPr>
          <w:p w14:paraId="7196D23B" w14:textId="77777777" w:rsidR="00FE66FA" w:rsidRPr="00D7013D" w:rsidDel="00AF6D8B" w:rsidRDefault="00FE66FA" w:rsidP="00550255">
            <w:pPr>
              <w:pStyle w:val="TableHeader"/>
              <w:rPr>
                <w:noProof/>
                <w:lang w:bidi="bn-BD"/>
              </w:rPr>
            </w:pPr>
            <w:r w:rsidRPr="00D7013D">
              <w:rPr>
                <w:noProof/>
                <w:lang w:bidi="bn-BD"/>
              </w:rPr>
              <w:t>SGP.</w:t>
            </w:r>
            <w:r>
              <w:rPr>
                <w:noProof/>
                <w:lang w:bidi="bn-BD"/>
              </w:rPr>
              <w:t>22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C236F" w14:textId="15887A5F" w:rsidR="00FE66FA" w:rsidRPr="007C6170" w:rsidRDefault="00FE66FA" w:rsidP="00550255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FE66FA" w:rsidRPr="00466E27" w14:paraId="5E04DAD4" w14:textId="77777777" w:rsidTr="00550255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222E"/>
            <w:vAlign w:val="center"/>
          </w:tcPr>
          <w:p w14:paraId="446A1A1A" w14:textId="77777777" w:rsidR="00FE66FA" w:rsidRPr="004839EF" w:rsidRDefault="00FE66FA" w:rsidP="00550255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SGP.23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782A8B" w14:textId="77777777" w:rsidR="00FE66FA" w:rsidRPr="000628CD" w:rsidRDefault="00FE66FA" w:rsidP="00550255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[SGP.23 version </w:t>
            </w:r>
            <w:r w:rsidRPr="00AE237D">
              <w:rPr>
                <w:noProof/>
                <w:lang w:eastAsia="en-GB" w:bidi="bn-BD"/>
              </w:rPr>
              <w:t>referenced for SM-DP+ compliance testing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</w:tbl>
    <w:p w14:paraId="7B4BEA07" w14:textId="4EA94D60" w:rsidR="00FE66FA" w:rsidRDefault="00FE66FA" w:rsidP="00FE66FA">
      <w:pPr>
        <w:pStyle w:val="Heading2"/>
        <w:numPr>
          <w:ilvl w:val="0"/>
          <w:numId w:val="0"/>
        </w:numPr>
      </w:pPr>
      <w:r w:rsidRPr="00122846">
        <w:t>A.</w:t>
      </w:r>
      <w:r>
        <w:t>5</w:t>
      </w:r>
      <w:r w:rsidRPr="00122846">
        <w:t>.</w:t>
      </w:r>
      <w:r w:rsidR="005A256D">
        <w:t>5</w:t>
      </w:r>
      <w:r w:rsidRPr="00122846">
        <w:t xml:space="preserve"> </w:t>
      </w:r>
      <w:r>
        <w:t xml:space="preserve">Support of Optional </w:t>
      </w:r>
      <w:r w:rsidR="00BF2872">
        <w:t xml:space="preserve">and Conditional </w:t>
      </w:r>
      <w:r>
        <w:t>Features</w:t>
      </w:r>
    </w:p>
    <w:p w14:paraId="60C20626" w14:textId="77777777" w:rsidR="000627EE" w:rsidRDefault="000627EE" w:rsidP="000627EE">
      <w:pPr>
        <w:pStyle w:val="NormalParagraph"/>
        <w:rPr>
          <w:noProof/>
        </w:rPr>
      </w:pPr>
      <w:r w:rsidRPr="009C0E63">
        <w:rPr>
          <w:noProof/>
        </w:rPr>
        <w:t>Indicate all optional features in the referenced SGP.21 and SGP.22 specifications that are supported by this product.</w:t>
      </w:r>
    </w:p>
    <w:p w14:paraId="63C14FAB" w14:textId="112D91E2" w:rsidR="000627EE" w:rsidRDefault="000627EE" w:rsidP="000627EE">
      <w:pPr>
        <w:pStyle w:val="NormalParagraph"/>
        <w:rPr>
          <w:noProof/>
        </w:rPr>
      </w:pPr>
      <w:r w:rsidRPr="009C0E63">
        <w:rPr>
          <w:noProof/>
        </w:rPr>
        <w:t xml:space="preserve">Any optional </w:t>
      </w:r>
      <w:r w:rsidR="00BF2872">
        <w:rPr>
          <w:noProof/>
        </w:rPr>
        <w:t xml:space="preserve">or conditional </w:t>
      </w:r>
      <w:r w:rsidRPr="009C0E63">
        <w:rPr>
          <w:noProof/>
        </w:rPr>
        <w:t>features / functionality not identified here are assumed as not supported by the declared product.</w:t>
      </w:r>
    </w:p>
    <w:p w14:paraId="0A1A501B" w14:textId="77777777" w:rsidR="000627EE" w:rsidRDefault="000627EE" w:rsidP="000627EE">
      <w:pPr>
        <w:pStyle w:val="NormalStyleIndentedParagraph"/>
        <w:ind w:left="0"/>
        <w:jc w:val="left"/>
        <w:rPr>
          <w:sz w:val="2"/>
        </w:rPr>
      </w:pPr>
    </w:p>
    <w:p w14:paraId="2E7FCE63" w14:textId="77777777" w:rsidR="000627EE" w:rsidRDefault="000627EE" w:rsidP="000627EE">
      <w:pPr>
        <w:pStyle w:val="NormalParagrap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39"/>
        <w:gridCol w:w="1426"/>
        <w:gridCol w:w="1451"/>
      </w:tblGrid>
      <w:tr w:rsidR="00BF2872" w:rsidRPr="00ED5C7C" w14:paraId="36348DAB" w14:textId="77777777" w:rsidTr="00BF2872">
        <w:trPr>
          <w:trHeight w:val="432"/>
        </w:trPr>
        <w:tc>
          <w:tcPr>
            <w:tcW w:w="3405" w:type="pct"/>
            <w:tcBorders>
              <w:right w:val="single" w:sz="4" w:space="0" w:color="auto"/>
            </w:tcBorders>
            <w:shd w:val="clear" w:color="auto" w:fill="C00000"/>
            <w:vAlign w:val="center"/>
          </w:tcPr>
          <w:p w14:paraId="781D76BD" w14:textId="6ACCA0E1" w:rsidR="00BF2872" w:rsidRPr="00ED5C7C" w:rsidRDefault="00BF2872" w:rsidP="000B7428">
            <w:pPr>
              <w:pStyle w:val="TableHeader"/>
              <w:jc w:val="center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 xml:space="preserve">Optional </w:t>
            </w:r>
            <w:r>
              <w:rPr>
                <w:noProof/>
                <w:lang w:bidi="bn-BD"/>
              </w:rPr>
              <w:t xml:space="preserve">or Conditional </w:t>
            </w:r>
            <w:r w:rsidRPr="00ED5C7C">
              <w:rPr>
                <w:noProof/>
                <w:lang w:bidi="bn-BD"/>
              </w:rPr>
              <w:t xml:space="preserve">feature </w:t>
            </w:r>
            <w:r>
              <w:rPr>
                <w:noProof/>
                <w:lang w:bidi="bn-BD"/>
              </w:rPr>
              <w:t xml:space="preserve">defined by </w:t>
            </w:r>
            <w:r w:rsidRPr="00ED5C7C">
              <w:rPr>
                <w:noProof/>
                <w:lang w:bidi="bn-BD"/>
              </w:rPr>
              <w:t>SGP.22</w:t>
            </w:r>
          </w:p>
        </w:tc>
        <w:tc>
          <w:tcPr>
            <w:tcW w:w="791" w:type="pct"/>
            <w:shd w:val="clear" w:color="auto" w:fill="C00000"/>
          </w:tcPr>
          <w:p w14:paraId="5D4EF473" w14:textId="7F03312E" w:rsidR="00BF2872" w:rsidRPr="00ED5C7C" w:rsidRDefault="00BF2872" w:rsidP="000B7428">
            <w:pPr>
              <w:pStyle w:val="TableHeader"/>
              <w:jc w:val="cent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Optional or Conditional</w:t>
            </w:r>
          </w:p>
        </w:tc>
        <w:tc>
          <w:tcPr>
            <w:tcW w:w="805" w:type="pct"/>
            <w:tcBorders>
              <w:right w:val="single" w:sz="4" w:space="0" w:color="auto"/>
            </w:tcBorders>
            <w:shd w:val="clear" w:color="auto" w:fill="C00000"/>
            <w:vAlign w:val="center"/>
          </w:tcPr>
          <w:p w14:paraId="1D613B81" w14:textId="1B77C861" w:rsidR="00BF2872" w:rsidRPr="00ED5C7C" w:rsidRDefault="00BF2872" w:rsidP="000B7428">
            <w:pPr>
              <w:pStyle w:val="TableHeader"/>
              <w:jc w:val="center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>Supported?</w:t>
            </w:r>
          </w:p>
        </w:tc>
      </w:tr>
      <w:tr w:rsidR="00BF2872" w:rsidRPr="00ED5C7C" w14:paraId="14650989" w14:textId="77777777" w:rsidTr="00BF2872">
        <w:trPr>
          <w:trHeight w:val="432"/>
        </w:trPr>
        <w:tc>
          <w:tcPr>
            <w:tcW w:w="3405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3E3A5E4" w14:textId="77777777" w:rsidR="00BF2872" w:rsidRDefault="00BF2872" w:rsidP="00BF2872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Revocation Status Management</w:t>
            </w:r>
          </w:p>
          <w:p w14:paraId="656F0FF1" w14:textId="0900305D" w:rsidR="00BF2872" w:rsidRPr="00860437" w:rsidRDefault="00BF2872" w:rsidP="00BF2872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 xml:space="preserve">(Condition: </w:t>
            </w:r>
            <w:r w:rsidRPr="002405E1">
              <w:rPr>
                <w:noProof/>
                <w:lang w:bidi="bn-BD"/>
              </w:rPr>
              <w:t xml:space="preserve">when the additional </w:t>
            </w:r>
            <w:r>
              <w:rPr>
                <w:noProof/>
                <w:lang w:bidi="bn-BD"/>
              </w:rPr>
              <w:t>SM-DS</w:t>
            </w:r>
            <w:r w:rsidRPr="002405E1">
              <w:rPr>
                <w:noProof/>
                <w:lang w:bidi="bn-BD"/>
              </w:rPr>
              <w:t xml:space="preserve"> SubCA is used</w:t>
            </w:r>
            <w:r>
              <w:rPr>
                <w:noProof/>
                <w:lang w:bidi="bn-BD"/>
              </w:rPr>
              <w:t>)</w:t>
            </w:r>
          </w:p>
        </w:tc>
        <w:tc>
          <w:tcPr>
            <w:tcW w:w="791" w:type="pct"/>
          </w:tcPr>
          <w:p w14:paraId="04ED189A" w14:textId="5E6EFDA8" w:rsidR="00BF2872" w:rsidRDefault="00BF2872" w:rsidP="00BF2872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C</w:t>
            </w:r>
          </w:p>
        </w:tc>
        <w:tc>
          <w:tcPr>
            <w:tcW w:w="805" w:type="pct"/>
            <w:tcBorders>
              <w:right w:val="single" w:sz="4" w:space="0" w:color="auto"/>
            </w:tcBorders>
            <w:shd w:val="clear" w:color="auto" w:fill="auto"/>
          </w:tcPr>
          <w:p w14:paraId="70C36E22" w14:textId="3904B6FF" w:rsidR="00BF2872" w:rsidRDefault="00BF2872" w:rsidP="00BF2872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BF2872" w:rsidRPr="00ED5C7C" w14:paraId="29F9E4BA" w14:textId="77777777" w:rsidTr="00BF2872">
        <w:trPr>
          <w:trHeight w:val="432"/>
        </w:trPr>
        <w:tc>
          <w:tcPr>
            <w:tcW w:w="3405" w:type="pct"/>
            <w:tcBorders>
              <w:right w:val="single" w:sz="4" w:space="0" w:color="auto"/>
            </w:tcBorders>
            <w:shd w:val="clear" w:color="auto" w:fill="auto"/>
          </w:tcPr>
          <w:p w14:paraId="192BAFBE" w14:textId="77777777" w:rsidR="00BF2872" w:rsidRPr="00860437" w:rsidRDefault="00BF2872" w:rsidP="000B7428">
            <w:pPr>
              <w:pStyle w:val="TableText"/>
              <w:rPr>
                <w:noProof/>
                <w:lang w:bidi="bn-BD"/>
              </w:rPr>
            </w:pPr>
            <w:r w:rsidRPr="00860437">
              <w:rPr>
                <w:noProof/>
                <w:lang w:bidi="bn-BD"/>
              </w:rPr>
              <w:t>Remote Profile Management</w:t>
            </w:r>
          </w:p>
        </w:tc>
        <w:tc>
          <w:tcPr>
            <w:tcW w:w="791" w:type="pct"/>
          </w:tcPr>
          <w:p w14:paraId="16135498" w14:textId="56184F53" w:rsidR="00BF2872" w:rsidRDefault="00BF2872" w:rsidP="000B7428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O</w:t>
            </w:r>
          </w:p>
        </w:tc>
        <w:tc>
          <w:tcPr>
            <w:tcW w:w="805" w:type="pct"/>
            <w:tcBorders>
              <w:right w:val="single" w:sz="4" w:space="0" w:color="auto"/>
            </w:tcBorders>
            <w:shd w:val="clear" w:color="auto" w:fill="auto"/>
          </w:tcPr>
          <w:p w14:paraId="3C01BE9A" w14:textId="16D575C2" w:rsidR="00BF2872" w:rsidRPr="00860437" w:rsidRDefault="00BF2872" w:rsidP="000B7428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BF2872" w:rsidRPr="00ED5C7C" w14:paraId="32440DC5" w14:textId="77777777" w:rsidTr="00BF2872">
        <w:trPr>
          <w:trHeight w:val="432"/>
        </w:trPr>
        <w:tc>
          <w:tcPr>
            <w:tcW w:w="3405" w:type="pct"/>
            <w:tcBorders>
              <w:right w:val="single" w:sz="4" w:space="0" w:color="auto"/>
            </w:tcBorders>
            <w:shd w:val="clear" w:color="auto" w:fill="auto"/>
          </w:tcPr>
          <w:p w14:paraId="72C871AF" w14:textId="77777777" w:rsidR="00BF2872" w:rsidRPr="00860437" w:rsidRDefault="00BF2872" w:rsidP="000B7428">
            <w:pPr>
              <w:pStyle w:val="TableText"/>
              <w:rPr>
                <w:noProof/>
                <w:lang w:bidi="bn-BD"/>
              </w:rPr>
            </w:pPr>
            <w:r w:rsidRPr="00DD3343">
              <w:rPr>
                <w:noProof/>
                <w:lang w:bidi="bn-BD"/>
              </w:rPr>
              <w:t xml:space="preserve">SM-DS Push Service </w:t>
            </w:r>
          </w:p>
        </w:tc>
        <w:tc>
          <w:tcPr>
            <w:tcW w:w="791" w:type="pct"/>
          </w:tcPr>
          <w:p w14:paraId="0074AE8F" w14:textId="061627C6" w:rsidR="00BF2872" w:rsidRDefault="00BF2872" w:rsidP="000B7428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O</w:t>
            </w:r>
          </w:p>
        </w:tc>
        <w:tc>
          <w:tcPr>
            <w:tcW w:w="805" w:type="pct"/>
            <w:tcBorders>
              <w:right w:val="single" w:sz="4" w:space="0" w:color="auto"/>
            </w:tcBorders>
            <w:shd w:val="clear" w:color="auto" w:fill="auto"/>
          </w:tcPr>
          <w:p w14:paraId="0EBE36AC" w14:textId="7EA0F8C6" w:rsidR="00BF2872" w:rsidRPr="00860437" w:rsidRDefault="00BF2872" w:rsidP="000B7428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BF2872" w:rsidRPr="00ED5C7C" w14:paraId="0B7147E8" w14:textId="77777777" w:rsidTr="00BF2872">
        <w:trPr>
          <w:trHeight w:val="432"/>
        </w:trPr>
        <w:tc>
          <w:tcPr>
            <w:tcW w:w="3405" w:type="pct"/>
            <w:tcBorders>
              <w:right w:val="single" w:sz="4" w:space="0" w:color="auto"/>
            </w:tcBorders>
            <w:shd w:val="clear" w:color="auto" w:fill="auto"/>
          </w:tcPr>
          <w:p w14:paraId="77D11BA0" w14:textId="77777777" w:rsidR="00BF2872" w:rsidRPr="00860437" w:rsidRDefault="00BF2872" w:rsidP="000B7428">
            <w:pPr>
              <w:pStyle w:val="TableText"/>
              <w:rPr>
                <w:noProof/>
                <w:lang w:bidi="bn-BD"/>
              </w:rPr>
            </w:pPr>
            <w:r w:rsidRPr="00860437">
              <w:rPr>
                <w:noProof/>
                <w:lang w:bidi="bn-BD"/>
              </w:rPr>
              <w:t xml:space="preserve">Multiple Root </w:t>
            </w:r>
            <w:r>
              <w:rPr>
                <w:noProof/>
                <w:lang w:bidi="bn-BD"/>
              </w:rPr>
              <w:t>SM-</w:t>
            </w:r>
            <w:r w:rsidRPr="00860437">
              <w:rPr>
                <w:noProof/>
                <w:lang w:bidi="bn-BD"/>
              </w:rPr>
              <w:t>DS</w:t>
            </w:r>
          </w:p>
        </w:tc>
        <w:tc>
          <w:tcPr>
            <w:tcW w:w="791" w:type="pct"/>
          </w:tcPr>
          <w:p w14:paraId="567964EE" w14:textId="3C9EEDCF" w:rsidR="00BF2872" w:rsidRDefault="00BF2872" w:rsidP="000B7428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O </w:t>
            </w:r>
          </w:p>
        </w:tc>
        <w:tc>
          <w:tcPr>
            <w:tcW w:w="805" w:type="pct"/>
            <w:tcBorders>
              <w:right w:val="single" w:sz="4" w:space="0" w:color="auto"/>
            </w:tcBorders>
            <w:shd w:val="clear" w:color="auto" w:fill="auto"/>
          </w:tcPr>
          <w:p w14:paraId="2C1DB9E5" w14:textId="17594359" w:rsidR="00BF2872" w:rsidRPr="00860437" w:rsidRDefault="00BF2872" w:rsidP="000B7428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424323" w:rsidRPr="00ED5C7C" w14:paraId="61DFC1E3" w14:textId="77777777" w:rsidTr="00BF2872">
        <w:trPr>
          <w:trHeight w:val="432"/>
        </w:trPr>
        <w:tc>
          <w:tcPr>
            <w:tcW w:w="3405" w:type="pct"/>
            <w:tcBorders>
              <w:right w:val="single" w:sz="4" w:space="0" w:color="auto"/>
            </w:tcBorders>
            <w:shd w:val="clear" w:color="auto" w:fill="auto"/>
          </w:tcPr>
          <w:p w14:paraId="2E515D02" w14:textId="189B61E2" w:rsidR="00424323" w:rsidRPr="00860437" w:rsidRDefault="00424323" w:rsidP="00424323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SM-DS TLS certificate chain to Public CA (Variant OO or AA)</w:t>
            </w:r>
          </w:p>
        </w:tc>
        <w:tc>
          <w:tcPr>
            <w:tcW w:w="791" w:type="pct"/>
          </w:tcPr>
          <w:p w14:paraId="0269E3CE" w14:textId="576A3538" w:rsidR="00424323" w:rsidRDefault="00424323" w:rsidP="0042432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O </w:t>
            </w:r>
          </w:p>
        </w:tc>
        <w:tc>
          <w:tcPr>
            <w:tcW w:w="805" w:type="pct"/>
            <w:tcBorders>
              <w:right w:val="single" w:sz="4" w:space="0" w:color="auto"/>
            </w:tcBorders>
            <w:shd w:val="clear" w:color="auto" w:fill="auto"/>
          </w:tcPr>
          <w:p w14:paraId="335513A7" w14:textId="20889703" w:rsidR="00424323" w:rsidRDefault="00424323" w:rsidP="0042432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424323" w:rsidRPr="00ED5C7C" w14:paraId="56CA46B6" w14:textId="77777777" w:rsidTr="00BF2872">
        <w:trPr>
          <w:trHeight w:val="432"/>
        </w:trPr>
        <w:tc>
          <w:tcPr>
            <w:tcW w:w="3405" w:type="pct"/>
            <w:tcBorders>
              <w:right w:val="single" w:sz="4" w:space="0" w:color="auto"/>
            </w:tcBorders>
            <w:shd w:val="clear" w:color="auto" w:fill="auto"/>
          </w:tcPr>
          <w:p w14:paraId="30D7AB83" w14:textId="6BBE1372" w:rsidR="00424323" w:rsidRPr="00860437" w:rsidRDefault="00424323" w:rsidP="00424323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SM-DS TLS certificate chain directly to GSMA CI (Variant O)</w:t>
            </w:r>
          </w:p>
        </w:tc>
        <w:tc>
          <w:tcPr>
            <w:tcW w:w="791" w:type="pct"/>
          </w:tcPr>
          <w:p w14:paraId="5CDBA046" w14:textId="3316169F" w:rsidR="00424323" w:rsidRDefault="00424323" w:rsidP="0042432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O </w:t>
            </w:r>
          </w:p>
        </w:tc>
        <w:tc>
          <w:tcPr>
            <w:tcW w:w="805" w:type="pct"/>
            <w:tcBorders>
              <w:right w:val="single" w:sz="4" w:space="0" w:color="auto"/>
            </w:tcBorders>
            <w:shd w:val="clear" w:color="auto" w:fill="auto"/>
          </w:tcPr>
          <w:p w14:paraId="70A0758B" w14:textId="716EA501" w:rsidR="00424323" w:rsidRDefault="00424323" w:rsidP="0042432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27789B" w:rsidRPr="00ED5C7C" w14:paraId="23E8EB33" w14:textId="77777777" w:rsidTr="00BF2872">
        <w:trPr>
          <w:trHeight w:val="432"/>
        </w:trPr>
        <w:tc>
          <w:tcPr>
            <w:tcW w:w="3405" w:type="pct"/>
            <w:tcBorders>
              <w:right w:val="single" w:sz="4" w:space="0" w:color="auto"/>
            </w:tcBorders>
            <w:shd w:val="clear" w:color="auto" w:fill="auto"/>
          </w:tcPr>
          <w:p w14:paraId="6CD70B47" w14:textId="464F1E9E" w:rsidR="0027789B" w:rsidRDefault="0027789B" w:rsidP="0027789B">
            <w:pPr>
              <w:pStyle w:val="TableText"/>
              <w:rPr>
                <w:noProof/>
                <w:lang w:bidi="bn-BD"/>
              </w:rPr>
            </w:pPr>
            <w:r w:rsidRPr="00400A19">
              <w:rPr>
                <w:noProof/>
                <w:lang w:bidi="bn-BD"/>
              </w:rPr>
              <w:t>Event checking</w:t>
            </w:r>
          </w:p>
        </w:tc>
        <w:tc>
          <w:tcPr>
            <w:tcW w:w="791" w:type="pct"/>
          </w:tcPr>
          <w:p w14:paraId="10D88C38" w14:textId="64566F55" w:rsidR="0027789B" w:rsidRDefault="0027789B" w:rsidP="0027789B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O </w:t>
            </w:r>
          </w:p>
        </w:tc>
        <w:tc>
          <w:tcPr>
            <w:tcW w:w="805" w:type="pct"/>
            <w:tcBorders>
              <w:right w:val="single" w:sz="4" w:space="0" w:color="auto"/>
            </w:tcBorders>
            <w:shd w:val="clear" w:color="auto" w:fill="auto"/>
          </w:tcPr>
          <w:p w14:paraId="5E8809B2" w14:textId="62FA0B36" w:rsidR="0027789B" w:rsidRDefault="0027789B" w:rsidP="0027789B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BF2872" w:rsidRPr="00ED5C7C" w14:paraId="0438086B" w14:textId="77777777" w:rsidTr="00424323">
        <w:trPr>
          <w:trHeight w:val="432"/>
        </w:trPr>
        <w:tc>
          <w:tcPr>
            <w:tcW w:w="5000" w:type="pct"/>
            <w:gridSpan w:val="3"/>
            <w:tcBorders>
              <w:right w:val="single" w:sz="4" w:space="0" w:color="auto"/>
            </w:tcBorders>
          </w:tcPr>
          <w:p w14:paraId="13E04E39" w14:textId="0A21DB43" w:rsidR="00BF2872" w:rsidRDefault="00BF2872" w:rsidP="000B7428">
            <w:pPr>
              <w:pStyle w:val="TableText"/>
              <w:rPr>
                <w:noProof/>
                <w:lang w:bidi="bn-BD"/>
              </w:rPr>
            </w:pPr>
          </w:p>
          <w:p w14:paraId="1F25AA5D" w14:textId="77777777" w:rsidR="00BF2872" w:rsidRDefault="00BF2872" w:rsidP="000B7428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</w:rPr>
            </w:pPr>
            <w:r w:rsidRPr="00F941EF">
              <w:rPr>
                <w:noProof/>
                <w:lang w:bidi="bn-BD"/>
              </w:rPr>
              <w:t>Other</w:t>
            </w:r>
            <w:r w:rsidRPr="008F60EA">
              <w:rPr>
                <w:noProof/>
                <w:lang w:bidi="bn-BD"/>
              </w:rPr>
              <w:t>:</w:t>
            </w:r>
            <w:r w:rsidRPr="00962805">
              <w:rPr>
                <w:rFonts w:cs="Arial"/>
                <w:noProof/>
                <w:szCs w:val="20"/>
                <w:lang w:bidi="bn-BD"/>
              </w:rPr>
              <w:t xml:space="preserve"> </w:t>
            </w:r>
            <w:r>
              <w:rPr>
                <w:rFonts w:cs="Arial"/>
                <w:i/>
                <w:color w:val="808080" w:themeColor="background1" w:themeShade="80"/>
                <w:szCs w:val="20"/>
              </w:rPr>
              <w:t>[</w:t>
            </w:r>
            <w:r w:rsidRPr="008F60EA">
              <w:rPr>
                <w:rFonts w:cs="Arial"/>
                <w:i/>
                <w:color w:val="808080" w:themeColor="background1" w:themeShade="80"/>
                <w:szCs w:val="20"/>
              </w:rPr>
              <w:t xml:space="preserve"> please indicate any additionally supported optional features </w:t>
            </w:r>
            <w:r>
              <w:rPr>
                <w:rFonts w:cs="Arial"/>
                <w:i/>
                <w:color w:val="808080" w:themeColor="background1" w:themeShade="80"/>
                <w:szCs w:val="20"/>
              </w:rPr>
              <w:t>]</w:t>
            </w:r>
          </w:p>
          <w:p w14:paraId="03057A78" w14:textId="77777777" w:rsidR="00BF2872" w:rsidRDefault="00BF2872" w:rsidP="000B7428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</w:tbl>
    <w:p w14:paraId="67799437" w14:textId="4B058495" w:rsidR="00E36E95" w:rsidRDefault="00E36E95" w:rsidP="00E36E95">
      <w:pPr>
        <w:pStyle w:val="NormalStyleIndentedParagraph"/>
        <w:ind w:left="0"/>
        <w:jc w:val="left"/>
        <w:rPr>
          <w:sz w:val="2"/>
        </w:rPr>
      </w:pPr>
    </w:p>
    <w:p w14:paraId="4D211451" w14:textId="61C0029B" w:rsidR="00907610" w:rsidRDefault="00907610" w:rsidP="00907610">
      <w:pPr>
        <w:pStyle w:val="Heading2"/>
        <w:numPr>
          <w:ilvl w:val="0"/>
          <w:numId w:val="0"/>
        </w:numPr>
      </w:pPr>
      <w:r w:rsidRPr="00122846">
        <w:t>A.</w:t>
      </w:r>
      <w:r w:rsidR="00FE66FA">
        <w:t>5</w:t>
      </w:r>
      <w:r w:rsidR="00187EF8">
        <w:t>.</w:t>
      </w:r>
      <w:r w:rsidR="005A256D">
        <w:t>6</w:t>
      </w:r>
      <w:r w:rsidRPr="00122846">
        <w:t xml:space="preserve"> </w:t>
      </w:r>
      <w:r>
        <w:t>S</w:t>
      </w:r>
      <w:r w:rsidR="00187EF8">
        <w:t>M-D</w:t>
      </w:r>
      <w:r w:rsidR="00FE66FA">
        <w:t>S</w:t>
      </w:r>
      <w:r w:rsidR="00187EF8">
        <w:t xml:space="preserve"> Functional Testing</w:t>
      </w:r>
    </w:p>
    <w:p w14:paraId="40A90D78" w14:textId="31DC232D" w:rsidR="005E79ED" w:rsidRDefault="005E79ED" w:rsidP="005E79ED">
      <w:pPr>
        <w:pStyle w:val="NormalParagraph"/>
        <w:rPr>
          <w:noProof/>
          <w:lang w:bidi="bn-BD"/>
        </w:rPr>
      </w:pPr>
      <w:r>
        <w:rPr>
          <w:noProof/>
          <w:lang w:bidi="bn-BD"/>
        </w:rPr>
        <w:t xml:space="preserve">Functional testing referencing SGP.23 is required in order to </w:t>
      </w:r>
      <w:r w:rsidRPr="00AE05F7">
        <w:rPr>
          <w:noProof/>
          <w:lang w:bidi="bn-BD"/>
        </w:rPr>
        <w:t>demo</w:t>
      </w:r>
      <w:r>
        <w:rPr>
          <w:noProof/>
          <w:lang w:bidi="bn-BD"/>
        </w:rPr>
        <w:t>n</w:t>
      </w:r>
      <w:r w:rsidRPr="00AE05F7">
        <w:rPr>
          <w:noProof/>
          <w:lang w:bidi="bn-BD"/>
        </w:rPr>
        <w:t xml:space="preserve">strate compliance to the </w:t>
      </w:r>
      <w:r>
        <w:rPr>
          <w:noProof/>
          <w:lang w:bidi="bn-BD"/>
        </w:rPr>
        <w:t xml:space="preserve">RSP technical specification, SGP.22 </w:t>
      </w: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992"/>
        <w:gridCol w:w="5052"/>
      </w:tblGrid>
      <w:tr w:rsidR="00FE66FA" w:rsidRPr="00516F17" w14:paraId="165939B3" w14:textId="77777777" w:rsidTr="00550255">
        <w:trPr>
          <w:trHeight w:val="810"/>
        </w:trPr>
        <w:tc>
          <w:tcPr>
            <w:tcW w:w="901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222E"/>
            <w:vAlign w:val="center"/>
          </w:tcPr>
          <w:p w14:paraId="7138426D" w14:textId="7EAF8A25" w:rsidR="00FE66FA" w:rsidRPr="00E35501" w:rsidRDefault="00FE66FA" w:rsidP="00FE66FA">
            <w:pPr>
              <w:pStyle w:val="TableHeader"/>
            </w:pPr>
            <w:r w:rsidRPr="00FE66FA">
              <w:lastRenderedPageBreak/>
              <w:t>Selected Test Methodology [indicate the</w:t>
            </w:r>
            <w:r w:rsidRPr="00E35501">
              <w:t xml:space="preserve"> means of test to verify compliance to SGP.</w:t>
            </w:r>
            <w:r>
              <w:t>23</w:t>
            </w:r>
            <w:r w:rsidRPr="00E35501">
              <w:t>]</w:t>
            </w:r>
          </w:p>
        </w:tc>
      </w:tr>
      <w:tr w:rsidR="00FE66FA" w:rsidRPr="00516F17" w14:paraId="5DB11C2B" w14:textId="77777777" w:rsidTr="00550255">
        <w:trPr>
          <w:trHeight w:val="810"/>
        </w:trPr>
        <w:tc>
          <w:tcPr>
            <w:tcW w:w="29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07434B" w14:textId="77777777" w:rsidR="00FE66FA" w:rsidRPr="000E6D3C" w:rsidRDefault="00FE66FA" w:rsidP="00550255">
            <w:pPr>
              <w:pStyle w:val="TableHeader"/>
              <w:rPr>
                <w:i/>
                <w:color w:val="000000" w:themeColor="text1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>Simulated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AD8816" w14:textId="77777777" w:rsidR="00FE66FA" w:rsidRPr="00FE1D33" w:rsidRDefault="00000000" w:rsidP="00550255">
            <w:pPr>
              <w:pStyle w:val="NoSpacing"/>
              <w:jc w:val="center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793639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66FA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5052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14A86F1" w14:textId="7A52A7B8" w:rsidR="00FE66FA" w:rsidRPr="00872375" w:rsidRDefault="00FE66FA" w:rsidP="0055025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D5636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D</w:t>
            </w:r>
            <w:r w:rsidRPr="00D5636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escribe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the selected means of test, and how it allows each SGP.</w:t>
            </w:r>
            <w:r w:rsidR="006B4CE5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23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test purpose to be verified</w:t>
            </w:r>
            <w:r w:rsidRPr="00D5636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  <w:p w14:paraId="432781F3" w14:textId="77777777" w:rsidR="00FE66FA" w:rsidRPr="00AE05F7" w:rsidRDefault="00FE66FA" w:rsidP="0055025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  <w:tr w:rsidR="00FE66FA" w:rsidRPr="00516F17" w14:paraId="17C78A3F" w14:textId="77777777" w:rsidTr="00550255">
        <w:trPr>
          <w:trHeight w:val="810"/>
        </w:trPr>
        <w:tc>
          <w:tcPr>
            <w:tcW w:w="29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5C14BC" w14:textId="77777777" w:rsidR="00FE66FA" w:rsidRPr="000E6D3C" w:rsidRDefault="00FE66FA" w:rsidP="00550255">
            <w:pPr>
              <w:pStyle w:val="TableHeader"/>
              <w:rPr>
                <w:i/>
                <w:color w:val="000000" w:themeColor="text1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>Interoperability testing</w:t>
            </w:r>
            <w:r w:rsidRPr="000E6D3C">
              <w:rPr>
                <w:color w:val="000000" w:themeColor="text1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94456A" w14:textId="77777777" w:rsidR="00FE66FA" w:rsidRPr="00FE1D33" w:rsidRDefault="00000000" w:rsidP="00550255">
            <w:pPr>
              <w:pStyle w:val="NoSpacing"/>
              <w:jc w:val="center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-1211189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66FA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5052" w:type="dxa"/>
            <w:vMerge/>
            <w:tcBorders>
              <w:right w:val="single" w:sz="4" w:space="0" w:color="auto"/>
            </w:tcBorders>
          </w:tcPr>
          <w:p w14:paraId="3637DA89" w14:textId="77777777" w:rsidR="00FE66FA" w:rsidRPr="00AE05F7" w:rsidRDefault="00FE66FA" w:rsidP="0055025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  <w:tr w:rsidR="00FE66FA" w:rsidRPr="00516F17" w14:paraId="7B9E6BEE" w14:textId="77777777" w:rsidTr="00FE66FA">
        <w:trPr>
          <w:trHeight w:val="810"/>
        </w:trPr>
        <w:tc>
          <w:tcPr>
            <w:tcW w:w="29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0F4982" w14:textId="77777777" w:rsidR="00FE66FA" w:rsidRPr="000E6D3C" w:rsidDel="00872375" w:rsidRDefault="00FE66FA" w:rsidP="00550255">
            <w:pPr>
              <w:pStyle w:val="TableHeader"/>
              <w:rPr>
                <w:noProof/>
                <w:color w:val="000000" w:themeColor="text1"/>
                <w:lang w:bidi="bn-BD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>Other</w:t>
            </w:r>
            <w:r w:rsidRPr="000E6D3C">
              <w:rPr>
                <w:color w:val="000000" w:themeColor="text1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83EA07" w14:textId="77777777" w:rsidR="00FE66FA" w:rsidRDefault="00000000" w:rsidP="00550255">
            <w:pPr>
              <w:pStyle w:val="NoSpacing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-13144821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66FA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5052" w:type="dxa"/>
            <w:vMerge/>
            <w:tcBorders>
              <w:right w:val="single" w:sz="4" w:space="0" w:color="auto"/>
            </w:tcBorders>
          </w:tcPr>
          <w:p w14:paraId="15B5D44E" w14:textId="77777777" w:rsidR="00FE66FA" w:rsidRDefault="00FE66FA" w:rsidP="0055025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  <w:tr w:rsidR="00FE66FA" w:rsidRPr="00516F17" w14:paraId="47A56100" w14:textId="77777777" w:rsidTr="00FE66FA">
        <w:trPr>
          <w:trHeight w:val="810"/>
        </w:trPr>
        <w:tc>
          <w:tcPr>
            <w:tcW w:w="396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180DA74" w14:textId="67CD32E2" w:rsidR="00FE66FA" w:rsidRPr="00FE66FA" w:rsidRDefault="00FE66FA" w:rsidP="00FE66FA">
            <w:pPr>
              <w:pStyle w:val="NoSpacing"/>
              <w:rPr>
                <w:rFonts w:ascii="Arial" w:eastAsia="SimSun" w:hAnsi="Arial" w:cs="Arial"/>
                <w:b/>
                <w:noProof/>
                <w:color w:val="000000" w:themeColor="text1"/>
                <w:lang w:val="en-US" w:eastAsia="en-GB" w:bidi="bn-BD"/>
              </w:rPr>
            </w:pPr>
            <w:r w:rsidRPr="00FE66FA">
              <w:rPr>
                <w:rFonts w:ascii="Arial" w:eastAsia="SimSun" w:hAnsi="Arial" w:cs="Arial"/>
                <w:b/>
                <w:noProof/>
                <w:color w:val="000000" w:themeColor="text1"/>
                <w:lang w:val="en-US" w:eastAsia="en-GB" w:bidi="bn-BD"/>
              </w:rPr>
              <w:t>Device(s) used in test</w:t>
            </w:r>
          </w:p>
        </w:tc>
        <w:tc>
          <w:tcPr>
            <w:tcW w:w="5052" w:type="dxa"/>
            <w:tcBorders>
              <w:right w:val="single" w:sz="4" w:space="0" w:color="auto"/>
            </w:tcBorders>
          </w:tcPr>
          <w:p w14:paraId="439B0ABF" w14:textId="4C86B04B" w:rsidR="00FE66FA" w:rsidRPr="00891A2B" w:rsidRDefault="00FE66FA" w:rsidP="00FE66FA">
            <w:pPr>
              <w:pStyle w:val="NoSpacing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[Indicate the 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Device(s)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 used in testing of the SM-D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S. 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State the vendor and product name]</w:t>
            </w:r>
          </w:p>
          <w:p w14:paraId="274971F4" w14:textId="77777777" w:rsidR="00FE66FA" w:rsidRPr="00FE66FA" w:rsidRDefault="00FE66FA" w:rsidP="00550255">
            <w:pPr>
              <w:pStyle w:val="NoSpacing"/>
              <w:rPr>
                <w:rFonts w:ascii="Arial" w:eastAsia="SimSun" w:hAnsi="Arial" w:cs="Arial"/>
                <w:b/>
                <w:noProof/>
                <w:color w:val="000000" w:themeColor="text1"/>
                <w:lang w:val="en-US" w:eastAsia="en-GB" w:bidi="bn-BD"/>
              </w:rPr>
            </w:pPr>
          </w:p>
        </w:tc>
      </w:tr>
      <w:tr w:rsidR="00FE66FA" w:rsidRPr="00516F17" w14:paraId="1171005C" w14:textId="77777777" w:rsidTr="002952F4">
        <w:trPr>
          <w:trHeight w:val="810"/>
        </w:trPr>
        <w:tc>
          <w:tcPr>
            <w:tcW w:w="396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801DBF8" w14:textId="154863C8" w:rsidR="00FE66FA" w:rsidRPr="00FE66FA" w:rsidRDefault="00FE66FA" w:rsidP="00FE66FA">
            <w:pPr>
              <w:pStyle w:val="NoSpacing"/>
              <w:rPr>
                <w:rFonts w:ascii="Arial" w:eastAsia="SimSun" w:hAnsi="Arial" w:cs="Arial"/>
                <w:b/>
                <w:noProof/>
                <w:color w:val="000000" w:themeColor="text1"/>
                <w:lang w:val="en-US" w:eastAsia="en-GB" w:bidi="bn-BD"/>
              </w:rPr>
            </w:pPr>
            <w:r w:rsidRPr="00FE66FA">
              <w:rPr>
                <w:rFonts w:ascii="Arial" w:eastAsia="SimSun" w:hAnsi="Arial" w:cs="Arial"/>
                <w:b/>
                <w:noProof/>
                <w:color w:val="000000" w:themeColor="text1"/>
                <w:lang w:val="en-US" w:eastAsia="en-GB" w:bidi="bn-BD"/>
              </w:rPr>
              <w:t>SM-DP+</w:t>
            </w:r>
            <w:r>
              <w:rPr>
                <w:rFonts w:ascii="Arial" w:eastAsia="SimSun" w:hAnsi="Arial" w:cs="Arial"/>
                <w:b/>
                <w:noProof/>
                <w:color w:val="000000" w:themeColor="text1"/>
                <w:lang w:val="en-US" w:eastAsia="en-GB" w:bidi="bn-BD"/>
              </w:rPr>
              <w:t xml:space="preserve"> used in test</w:t>
            </w:r>
          </w:p>
        </w:tc>
        <w:tc>
          <w:tcPr>
            <w:tcW w:w="5052" w:type="dxa"/>
            <w:tcBorders>
              <w:bottom w:val="single" w:sz="4" w:space="0" w:color="auto"/>
              <w:right w:val="single" w:sz="4" w:space="0" w:color="auto"/>
            </w:tcBorders>
          </w:tcPr>
          <w:p w14:paraId="55C726DF" w14:textId="77777777" w:rsidR="00FE66FA" w:rsidRPr="00891A2B" w:rsidRDefault="00FE66FA" w:rsidP="00FE66FA">
            <w:pPr>
              <w:pStyle w:val="NoSpacing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[Indicate the 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SM-DP+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 used in testing of the SM-D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S.</w:t>
            </w:r>
          </w:p>
          <w:p w14:paraId="6A6074E2" w14:textId="542B2E6C" w:rsidR="00FE66FA" w:rsidRPr="00891A2B" w:rsidRDefault="00FE66FA" w:rsidP="00FE66FA">
            <w:pPr>
              <w:pStyle w:val="NoSpacing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State the vendor and product name]</w:t>
            </w:r>
          </w:p>
        </w:tc>
      </w:tr>
    </w:tbl>
    <w:p w14:paraId="79418422" w14:textId="6DE033F7" w:rsidR="00D566F5" w:rsidRDefault="00D566F5" w:rsidP="00D566F5">
      <w:pPr>
        <w:pStyle w:val="Heading2"/>
        <w:numPr>
          <w:ilvl w:val="0"/>
          <w:numId w:val="0"/>
        </w:numPr>
        <w:ind w:left="624" w:hanging="624"/>
      </w:pPr>
      <w:r w:rsidRPr="004C4C02">
        <w:t>A.</w:t>
      </w:r>
      <w:r w:rsidR="00FE66FA">
        <w:t>5</w:t>
      </w:r>
      <w:r w:rsidR="005E79ED">
        <w:t>.</w:t>
      </w:r>
      <w:r w:rsidR="005A256D">
        <w:t>7</w:t>
      </w:r>
      <w:r w:rsidR="005E79ED">
        <w:t xml:space="preserve"> Functional Test Exemptions</w:t>
      </w:r>
    </w:p>
    <w:p w14:paraId="286EA025" w14:textId="4380139F" w:rsidR="005E79ED" w:rsidRDefault="005E79ED" w:rsidP="005E79ED">
      <w:pPr>
        <w:pStyle w:val="NormalParagraph"/>
      </w:pPr>
      <w:r w:rsidRPr="00AE05F7">
        <w:t xml:space="preserve">List any SGP.23 test whose test purpose could </w:t>
      </w:r>
      <w:r w:rsidRPr="00AE05F7">
        <w:rPr>
          <w:b/>
        </w:rPr>
        <w:t>not</w:t>
      </w:r>
      <w:r w:rsidRPr="00AE05F7">
        <w:t xml:space="preserve"> be demonstrated using the chosen test </w:t>
      </w:r>
      <w:r>
        <w:t>methodology</w:t>
      </w:r>
      <w:r w:rsidRPr="00AE05F7"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5E79ED" w14:paraId="209232DF" w14:textId="77777777" w:rsidTr="00FE66FA">
        <w:tc>
          <w:tcPr>
            <w:tcW w:w="2972" w:type="dxa"/>
            <w:shd w:val="clear" w:color="auto" w:fill="E2222E"/>
          </w:tcPr>
          <w:p w14:paraId="37027CBD" w14:textId="77777777" w:rsidR="005E79ED" w:rsidRPr="00AE05F7" w:rsidRDefault="005E79ED" w:rsidP="005E79ED">
            <w:pPr>
              <w:pStyle w:val="TableHeader"/>
            </w:pPr>
            <w:r w:rsidRPr="00AE05F7">
              <w:t>SGP.23 reference</w:t>
            </w:r>
          </w:p>
        </w:tc>
        <w:tc>
          <w:tcPr>
            <w:tcW w:w="6044" w:type="dxa"/>
            <w:shd w:val="clear" w:color="auto" w:fill="E2222E"/>
          </w:tcPr>
          <w:p w14:paraId="75783B91" w14:textId="77777777" w:rsidR="005E79ED" w:rsidRPr="00AE05F7" w:rsidRDefault="005E79ED" w:rsidP="005E79ED">
            <w:pPr>
              <w:pStyle w:val="TableHeader"/>
            </w:pPr>
            <w:r>
              <w:t>Reason why test purpose could not be demonstrated</w:t>
            </w:r>
          </w:p>
        </w:tc>
      </w:tr>
      <w:tr w:rsidR="005E79ED" w14:paraId="343ED738" w14:textId="77777777" w:rsidTr="00FE66FA">
        <w:trPr>
          <w:trHeight w:val="425"/>
        </w:trPr>
        <w:tc>
          <w:tcPr>
            <w:tcW w:w="2972" w:type="dxa"/>
          </w:tcPr>
          <w:p w14:paraId="23B65EF8" w14:textId="77777777" w:rsidR="005E79ED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044" w:type="dxa"/>
          </w:tcPr>
          <w:p w14:paraId="26660E49" w14:textId="77777777" w:rsidR="005E79ED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5E79ED" w14:paraId="242544A9" w14:textId="77777777" w:rsidTr="00FE66FA">
        <w:trPr>
          <w:trHeight w:val="425"/>
        </w:trPr>
        <w:tc>
          <w:tcPr>
            <w:tcW w:w="2972" w:type="dxa"/>
          </w:tcPr>
          <w:p w14:paraId="69D34ADF" w14:textId="77777777" w:rsidR="005E79ED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044" w:type="dxa"/>
          </w:tcPr>
          <w:p w14:paraId="69EC2A72" w14:textId="77777777" w:rsidR="005E79ED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5E79ED" w14:paraId="142A1E64" w14:textId="77777777" w:rsidTr="00FE66FA">
        <w:trPr>
          <w:trHeight w:val="425"/>
        </w:trPr>
        <w:tc>
          <w:tcPr>
            <w:tcW w:w="2972" w:type="dxa"/>
          </w:tcPr>
          <w:p w14:paraId="44C7DACA" w14:textId="77777777" w:rsidR="005E79ED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044" w:type="dxa"/>
          </w:tcPr>
          <w:p w14:paraId="42215797" w14:textId="77777777" w:rsidR="005E79ED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5E79ED" w14:paraId="543D0F99" w14:textId="77777777" w:rsidTr="00FE66FA">
        <w:trPr>
          <w:trHeight w:val="425"/>
        </w:trPr>
        <w:tc>
          <w:tcPr>
            <w:tcW w:w="2972" w:type="dxa"/>
          </w:tcPr>
          <w:p w14:paraId="2EDC9056" w14:textId="77777777" w:rsidR="005E79ED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044" w:type="dxa"/>
          </w:tcPr>
          <w:p w14:paraId="5E99FAF2" w14:textId="77777777" w:rsidR="005E79ED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5E79ED" w14:paraId="17683664" w14:textId="77777777" w:rsidTr="00FE66FA">
        <w:trPr>
          <w:trHeight w:val="425"/>
        </w:trPr>
        <w:tc>
          <w:tcPr>
            <w:tcW w:w="2972" w:type="dxa"/>
            <w:vAlign w:val="center"/>
          </w:tcPr>
          <w:p w14:paraId="5EF943B9" w14:textId="3FE7971A" w:rsidR="005E79ED" w:rsidRPr="006B4CE5" w:rsidRDefault="005E79ED" w:rsidP="00FE66FA">
            <w:pPr>
              <w:pStyle w:val="TableText"/>
              <w:rPr>
                <w:rFonts w:cs="Arial"/>
                <w:b/>
                <w:i/>
                <w:lang w:eastAsia="en-GB"/>
              </w:rPr>
            </w:pPr>
            <w:r w:rsidRPr="006B4CE5">
              <w:rPr>
                <w:b/>
                <w:noProof/>
              </w:rPr>
              <w:t xml:space="preserve">Additional information </w:t>
            </w:r>
          </w:p>
        </w:tc>
        <w:tc>
          <w:tcPr>
            <w:tcW w:w="6044" w:type="dxa"/>
            <w:vAlign w:val="center"/>
          </w:tcPr>
          <w:p w14:paraId="1BA8022D" w14:textId="6C2384FA" w:rsidR="005E79ED" w:rsidRDefault="005E79ED" w:rsidP="005E79ED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  <w:r w:rsidRPr="00891A2B"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 xml:space="preserve">[Indicate here if you </w:t>
            </w:r>
            <w:r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 xml:space="preserve">have </w:t>
            </w:r>
            <w:r w:rsidRPr="00891A2B"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 xml:space="preserve">attached additional information (e.g. test reports) related to </w:t>
            </w:r>
            <w:r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 xml:space="preserve">your </w:t>
            </w:r>
            <w:r w:rsidRPr="00891A2B"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>test</w:t>
            </w:r>
            <w:r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>ing]</w:t>
            </w:r>
          </w:p>
        </w:tc>
      </w:tr>
    </w:tbl>
    <w:p w14:paraId="41CAB9EB" w14:textId="77777777" w:rsidR="005E79ED" w:rsidRDefault="005E79ED" w:rsidP="005E79ED">
      <w:pPr>
        <w:pStyle w:val="NoSpacing"/>
        <w:rPr>
          <w:rFonts w:ascii="Arial" w:hAnsi="Arial" w:cs="Arial"/>
          <w:noProof/>
          <w:sz w:val="20"/>
          <w:szCs w:val="20"/>
          <w:lang w:bidi="bn-BD"/>
        </w:rPr>
      </w:pPr>
    </w:p>
    <w:p w14:paraId="6813B5DC" w14:textId="77777777" w:rsidR="00E365B5" w:rsidRDefault="00E365B5" w:rsidP="005E79ED">
      <w:pPr>
        <w:pStyle w:val="NormalParagraph"/>
        <w:rPr>
          <w:rFonts w:eastAsia="Times New Roman" w:cs="Arial"/>
          <w:b/>
          <w:bCs/>
          <w:iCs/>
          <w:sz w:val="24"/>
          <w:szCs w:val="28"/>
          <w:lang w:eastAsia="en-US" w:bidi="bn-BD"/>
        </w:rPr>
      </w:pPr>
    </w:p>
    <w:p w14:paraId="7321AAFD" w14:textId="77777777" w:rsidR="00E365B5" w:rsidRDefault="00E365B5" w:rsidP="005E79ED">
      <w:pPr>
        <w:pStyle w:val="NormalParagraph"/>
        <w:rPr>
          <w:rFonts w:eastAsia="Times New Roman" w:cs="Arial"/>
          <w:b/>
          <w:bCs/>
          <w:iCs/>
          <w:sz w:val="24"/>
          <w:szCs w:val="28"/>
          <w:lang w:eastAsia="en-US" w:bidi="bn-BD"/>
        </w:rPr>
      </w:pPr>
    </w:p>
    <w:p w14:paraId="4A1B03AA" w14:textId="4D368B9B" w:rsidR="005E79ED" w:rsidRPr="005E79ED" w:rsidRDefault="00BE4B7E" w:rsidP="005E79ED">
      <w:pPr>
        <w:pStyle w:val="NormalParagraph"/>
        <w:rPr>
          <w:rFonts w:eastAsia="Times New Roman" w:cs="Arial"/>
          <w:b/>
          <w:bCs/>
          <w:iCs/>
          <w:sz w:val="24"/>
          <w:szCs w:val="28"/>
          <w:lang w:eastAsia="en-US" w:bidi="bn-BD"/>
        </w:rPr>
      </w:pPr>
      <w:r w:rsidRPr="005E79ED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>A.</w:t>
      </w:r>
      <w:r w:rsidR="00FE66FA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>5</w:t>
      </w:r>
      <w:r w:rsidRPr="005E79ED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>.</w:t>
      </w:r>
      <w:r w:rsidR="005A256D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>8</w:t>
      </w:r>
      <w:r w:rsidRPr="005E79ED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 xml:space="preserve"> </w:t>
      </w:r>
      <w:r w:rsidR="00AC046B" w:rsidRPr="005E79ED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>SGP.24 Declaration Submission</w:t>
      </w:r>
    </w:p>
    <w:p w14:paraId="5BC0B6B2" w14:textId="77777777" w:rsidR="00FE66FA" w:rsidRDefault="00FE66FA" w:rsidP="00FE66FA">
      <w:pPr>
        <w:pStyle w:val="NormalParagraph"/>
      </w:pPr>
      <w:r w:rsidRPr="00FF1887">
        <w:t>To make an SGP.24 declaration of compliance for th</w:t>
      </w:r>
      <w:r>
        <w:t xml:space="preserve">is SM-DS, e-mail the following </w:t>
      </w:r>
      <w:r w:rsidRPr="00C71E54">
        <w:t xml:space="preserve">to </w:t>
      </w:r>
      <w:hyperlink r:id="rId13" w:history="1">
        <w:r w:rsidRPr="000B63C2">
          <w:rPr>
            <w:rStyle w:val="Hyperlink"/>
          </w:rPr>
          <w:t>RSPcompliance@gsma.com</w:t>
        </w:r>
      </w:hyperlink>
    </w:p>
    <w:p w14:paraId="0B2DC194" w14:textId="77777777" w:rsidR="00FE66FA" w:rsidRDefault="00FE66FA" w:rsidP="00FE66FA">
      <w:pPr>
        <w:pStyle w:val="NormalParagraph"/>
        <w:numPr>
          <w:ilvl w:val="0"/>
          <w:numId w:val="2"/>
        </w:numPr>
      </w:pPr>
      <w:r>
        <w:t>this completed Annex A.5</w:t>
      </w:r>
      <w:r w:rsidRPr="00C71E54">
        <w:t xml:space="preserve"> </w:t>
      </w:r>
      <w:r>
        <w:t>product information form,</w:t>
      </w:r>
    </w:p>
    <w:p w14:paraId="7568085B" w14:textId="77777777" w:rsidR="00FE66FA" w:rsidRPr="00C71E54" w:rsidRDefault="00FE66FA" w:rsidP="00FE66FA">
      <w:pPr>
        <w:pStyle w:val="NormalParagraph"/>
        <w:numPr>
          <w:ilvl w:val="0"/>
          <w:numId w:val="2"/>
        </w:numPr>
        <w:rPr>
          <w:rFonts w:cs="Arial"/>
          <w:noProof/>
          <w:sz w:val="20"/>
        </w:rPr>
      </w:pPr>
      <w:r>
        <w:t>a</w:t>
      </w:r>
      <w:r w:rsidRPr="00C71E54">
        <w:t xml:space="preserve"> </w:t>
      </w:r>
      <w:r>
        <w:t>completed and signed Annex A.1 compliance declaration for this product.</w:t>
      </w:r>
    </w:p>
    <w:p w14:paraId="658384CB" w14:textId="7A4E8764" w:rsidR="008F3AB3" w:rsidRPr="00C71E54" w:rsidRDefault="008F3AB3" w:rsidP="005E79ED">
      <w:pPr>
        <w:pStyle w:val="NormalParagraph"/>
        <w:rPr>
          <w:rFonts w:cs="Arial"/>
          <w:noProof/>
          <w:sz w:val="20"/>
        </w:rPr>
      </w:pPr>
    </w:p>
    <w:sectPr w:rsidR="008F3AB3" w:rsidRPr="00C71E54" w:rsidSect="00F8622F">
      <w:headerReference w:type="default" r:id="rId14"/>
      <w:footerReference w:type="default" r:id="rId15"/>
      <w:pgSz w:w="11906" w:h="16838"/>
      <w:pgMar w:top="1631" w:right="1440" w:bottom="136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BF716D" w14:textId="77777777" w:rsidR="00251174" w:rsidRDefault="00251174" w:rsidP="00076461">
      <w:pPr>
        <w:spacing w:after="0" w:line="240" w:lineRule="auto"/>
      </w:pPr>
      <w:r>
        <w:separator/>
      </w:r>
    </w:p>
  </w:endnote>
  <w:endnote w:type="continuationSeparator" w:id="0">
    <w:p w14:paraId="35603284" w14:textId="77777777" w:rsidR="00251174" w:rsidRDefault="00251174" w:rsidP="000764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DEC5BB" w14:textId="63F64378" w:rsidR="00203E61" w:rsidRPr="008F60EA" w:rsidRDefault="007774D4">
    <w:pPr>
      <w:pStyle w:val="Footer"/>
      <w:rPr>
        <w:rFonts w:ascii="Arial" w:hAnsi="Arial" w:cs="Arial"/>
        <w:i/>
        <w:sz w:val="20"/>
        <w:szCs w:val="20"/>
      </w:rPr>
    </w:pPr>
    <w:r>
      <w:rPr>
        <w:rFonts w:ascii="Arial" w:hAnsi="Arial" w:cs="Arial"/>
        <w:sz w:val="20"/>
      </w:rPr>
      <w:t>V3.</w:t>
    </w:r>
    <w:r w:rsidR="0097393E">
      <w:rPr>
        <w:rFonts w:ascii="Arial" w:hAnsi="Arial" w:cs="Arial"/>
        <w:sz w:val="20"/>
      </w:rPr>
      <w:t>1</w:t>
    </w:r>
    <w:r w:rsidR="00CD43F9" w:rsidRPr="008F60EA">
      <w:rPr>
        <w:rFonts w:ascii="Arial" w:hAnsi="Arial" w:cs="Arial"/>
        <w:sz w:val="20"/>
        <w:szCs w:val="20"/>
      </w:rPr>
      <w:tab/>
      <w:t xml:space="preserve">Page </w:t>
    </w:r>
    <w:r w:rsidR="00CD43F9" w:rsidRPr="008F60EA">
      <w:rPr>
        <w:rFonts w:ascii="Arial" w:hAnsi="Arial" w:cs="Arial"/>
        <w:sz w:val="20"/>
        <w:szCs w:val="20"/>
      </w:rPr>
      <w:fldChar w:fldCharType="begin"/>
    </w:r>
    <w:r w:rsidR="00CD43F9" w:rsidRPr="008F60EA">
      <w:rPr>
        <w:rFonts w:ascii="Arial" w:hAnsi="Arial" w:cs="Arial"/>
        <w:sz w:val="20"/>
        <w:szCs w:val="20"/>
      </w:rPr>
      <w:instrText xml:space="preserve"> PAGE </w:instrText>
    </w:r>
    <w:r w:rsidR="00CD43F9" w:rsidRPr="008F60EA">
      <w:rPr>
        <w:rFonts w:ascii="Arial" w:hAnsi="Arial" w:cs="Arial"/>
        <w:sz w:val="20"/>
        <w:szCs w:val="20"/>
      </w:rPr>
      <w:fldChar w:fldCharType="separate"/>
    </w:r>
    <w:r w:rsidR="00ED6A6F">
      <w:rPr>
        <w:rFonts w:ascii="Arial" w:hAnsi="Arial" w:cs="Arial"/>
        <w:noProof/>
        <w:sz w:val="20"/>
        <w:szCs w:val="20"/>
      </w:rPr>
      <w:t>2</w:t>
    </w:r>
    <w:r w:rsidR="00CD43F9" w:rsidRPr="008F60EA">
      <w:rPr>
        <w:rFonts w:ascii="Arial" w:hAnsi="Arial" w:cs="Arial"/>
        <w:sz w:val="20"/>
        <w:szCs w:val="20"/>
      </w:rPr>
      <w:fldChar w:fldCharType="end"/>
    </w:r>
    <w:r w:rsidR="00CD43F9" w:rsidRPr="008F60EA">
      <w:rPr>
        <w:rFonts w:ascii="Arial" w:hAnsi="Arial" w:cs="Arial"/>
        <w:sz w:val="20"/>
        <w:szCs w:val="20"/>
      </w:rPr>
      <w:t xml:space="preserve"> of </w:t>
    </w:r>
    <w:r w:rsidR="00CD43F9" w:rsidRPr="008F60EA">
      <w:rPr>
        <w:rFonts w:ascii="Arial" w:hAnsi="Arial" w:cs="Arial"/>
        <w:sz w:val="20"/>
        <w:szCs w:val="20"/>
      </w:rPr>
      <w:fldChar w:fldCharType="begin"/>
    </w:r>
    <w:r w:rsidR="00CD43F9" w:rsidRPr="008F60EA">
      <w:rPr>
        <w:rFonts w:ascii="Arial" w:hAnsi="Arial" w:cs="Arial"/>
        <w:sz w:val="20"/>
        <w:szCs w:val="20"/>
      </w:rPr>
      <w:instrText xml:space="preserve"> NUMPAGES  </w:instrText>
    </w:r>
    <w:r w:rsidR="00CD43F9" w:rsidRPr="008F60EA">
      <w:rPr>
        <w:rFonts w:ascii="Arial" w:hAnsi="Arial" w:cs="Arial"/>
        <w:sz w:val="20"/>
        <w:szCs w:val="20"/>
      </w:rPr>
      <w:fldChar w:fldCharType="separate"/>
    </w:r>
    <w:r w:rsidR="00ED6A6F">
      <w:rPr>
        <w:rFonts w:ascii="Arial" w:hAnsi="Arial" w:cs="Arial"/>
        <w:noProof/>
        <w:sz w:val="20"/>
        <w:szCs w:val="20"/>
      </w:rPr>
      <w:t>5</w:t>
    </w:r>
    <w:r w:rsidR="00CD43F9" w:rsidRPr="008F60EA">
      <w:rPr>
        <w:rFonts w:ascii="Arial" w:hAnsi="Arial" w:cs="Arial"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F70912" w14:textId="77777777" w:rsidR="00251174" w:rsidRDefault="00251174" w:rsidP="00076461">
      <w:pPr>
        <w:spacing w:after="0" w:line="240" w:lineRule="auto"/>
      </w:pPr>
      <w:r>
        <w:separator/>
      </w:r>
    </w:p>
  </w:footnote>
  <w:footnote w:type="continuationSeparator" w:id="0">
    <w:p w14:paraId="55C2B7D1" w14:textId="77777777" w:rsidR="00251174" w:rsidRDefault="00251174" w:rsidP="000764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67D6BA" w14:textId="5D3AD8DA" w:rsidR="00076461" w:rsidRPr="008F60EA" w:rsidRDefault="008F4D69">
    <w:pPr>
      <w:pStyle w:val="Header"/>
      <w:rPr>
        <w:rFonts w:ascii="Arial" w:hAnsi="Arial" w:cs="Arial"/>
        <w:sz w:val="20"/>
        <w:szCs w:val="20"/>
      </w:rPr>
    </w:pPr>
    <w:r w:rsidRPr="008F60EA">
      <w:rPr>
        <w:rFonts w:ascii="Arial" w:hAnsi="Arial" w:cs="Arial"/>
        <w:sz w:val="20"/>
        <w:szCs w:val="20"/>
      </w:rPr>
      <w:t>SGP.24</w:t>
    </w:r>
    <w:r w:rsidRPr="008F60EA">
      <w:rPr>
        <w:rFonts w:ascii="Arial" w:hAnsi="Arial" w:cs="Arial"/>
        <w:sz w:val="20"/>
        <w:szCs w:val="20"/>
      </w:rPr>
      <w:ptab w:relativeTo="margin" w:alignment="center" w:leader="none"/>
    </w:r>
    <w:r w:rsidRPr="008F60EA">
      <w:rPr>
        <w:rFonts w:ascii="Arial" w:hAnsi="Arial" w:cs="Arial"/>
        <w:sz w:val="20"/>
        <w:szCs w:val="20"/>
      </w:rPr>
      <w:t>Annex A.</w:t>
    </w:r>
    <w:r w:rsidR="00FE66FA">
      <w:rPr>
        <w:rFonts w:ascii="Arial" w:hAnsi="Arial" w:cs="Arial"/>
        <w:sz w:val="20"/>
        <w:szCs w:val="20"/>
      </w:rPr>
      <w:t>5</w:t>
    </w:r>
    <w:r w:rsidRPr="008F60EA">
      <w:rPr>
        <w:rFonts w:ascii="Arial" w:hAnsi="Arial" w:cs="Arial"/>
        <w:sz w:val="20"/>
        <w:szCs w:val="20"/>
      </w:rPr>
      <w:t xml:space="preserve">: Details of </w:t>
    </w:r>
    <w:r w:rsidR="00187EF8">
      <w:rPr>
        <w:rFonts w:ascii="Arial" w:hAnsi="Arial" w:cs="Arial"/>
        <w:sz w:val="20"/>
        <w:szCs w:val="20"/>
      </w:rPr>
      <w:t>D</w:t>
    </w:r>
    <w:r w:rsidRPr="008F60EA">
      <w:rPr>
        <w:rFonts w:ascii="Arial" w:hAnsi="Arial" w:cs="Arial"/>
        <w:sz w:val="20"/>
        <w:szCs w:val="20"/>
      </w:rPr>
      <w:t xml:space="preserve">eclared </w:t>
    </w:r>
    <w:r w:rsidR="00187EF8">
      <w:rPr>
        <w:rFonts w:ascii="Arial" w:hAnsi="Arial" w:cs="Arial"/>
        <w:sz w:val="20"/>
        <w:szCs w:val="20"/>
      </w:rPr>
      <w:t>SM-D</w:t>
    </w:r>
    <w:r w:rsidR="00FE66FA">
      <w:rPr>
        <w:rFonts w:ascii="Arial" w:hAnsi="Arial" w:cs="Arial"/>
        <w:sz w:val="20"/>
        <w:szCs w:val="20"/>
      </w:rPr>
      <w:t>S</w:t>
    </w:r>
    <w:r w:rsidRPr="008F60EA">
      <w:rPr>
        <w:rFonts w:ascii="Arial" w:hAnsi="Arial" w:cs="Arial"/>
        <w:sz w:val="20"/>
        <w:szCs w:val="20"/>
      </w:rPr>
      <w:ptab w:relativeTo="margin" w:alignment="right" w:leader="none"/>
    </w:r>
    <w:r w:rsidR="0022083D">
      <w:rPr>
        <w:noProof/>
      </w:rPr>
      <w:drawing>
        <wp:inline distT="0" distB="0" distL="0" distR="0" wp14:anchorId="359E1E14" wp14:editId="0DF4BAE9">
          <wp:extent cx="1337481" cy="207014"/>
          <wp:effectExtent l="0" t="0" r="0" b="2540"/>
          <wp:docPr id="763658548" name="Picture 1" descr="GSMA - Future Networks - GS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SMA - Future Networks - GSM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2744" cy="2093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5E1086"/>
    <w:multiLevelType w:val="multilevel"/>
    <w:tmpl w:val="8C0C4AFC"/>
    <w:lvl w:ilvl="0">
      <w:start w:val="1"/>
      <w:numFmt w:val="decimal"/>
      <w:pStyle w:val="Heading1"/>
      <w:lvlText w:val="%1"/>
      <w:lvlJc w:val="left"/>
      <w:pPr>
        <w:tabs>
          <w:tab w:val="num" w:pos="431"/>
        </w:tabs>
        <w:ind w:left="431" w:hanging="431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auto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rFonts w:ascii="Arial Bold" w:hAnsi="Arial Bold" w:hint="default"/>
        <w:b/>
        <w:i w:val="0"/>
        <w:color w:val="auto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  <w:b/>
        <w:i w:val="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31" w:hanging="1531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</w:abstractNum>
  <w:abstractNum w:abstractNumId="1" w15:restartNumberingAfterBreak="0">
    <w:nsid w:val="3B5F5EA9"/>
    <w:multiLevelType w:val="multilevel"/>
    <w:tmpl w:val="DA68538A"/>
    <w:lvl w:ilvl="0">
      <w:start w:val="1"/>
      <w:numFmt w:val="decimal"/>
      <w:pStyle w:val="TableReferencenumber"/>
      <w:lvlText w:val="[%1]"/>
      <w:lvlJc w:val="left"/>
      <w:pPr>
        <w:ind w:left="720" w:hanging="60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45BB62A5"/>
    <w:multiLevelType w:val="hybridMultilevel"/>
    <w:tmpl w:val="5302C71A"/>
    <w:lvl w:ilvl="0" w:tplc="BCE40172"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4A433056"/>
    <w:multiLevelType w:val="hybridMultilevel"/>
    <w:tmpl w:val="0EC4F6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574A56"/>
    <w:multiLevelType w:val="hybridMultilevel"/>
    <w:tmpl w:val="105AD2AA"/>
    <w:lvl w:ilvl="0" w:tplc="2434215C">
      <w:start w:val="1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9965469">
    <w:abstractNumId w:val="0"/>
  </w:num>
  <w:num w:numId="2" w16cid:durableId="813570031">
    <w:abstractNumId w:val="4"/>
  </w:num>
  <w:num w:numId="3" w16cid:durableId="867840637">
    <w:abstractNumId w:val="3"/>
  </w:num>
  <w:num w:numId="4" w16cid:durableId="54937047">
    <w:abstractNumId w:val="2"/>
  </w:num>
  <w:num w:numId="5" w16cid:durableId="1994219261">
    <w:abstractNumId w:val="1"/>
  </w:num>
  <w:num w:numId="6" w16cid:durableId="72025400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(GSMA) Gloria Trujillo">
    <w15:presenceInfo w15:providerId="AD" w15:userId="S::Gloria.Trujillo@membergateway.onmicrosoft.com::1f1221eb-e6ad-4e15-ac7e-ee87226b304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6AE"/>
    <w:rsid w:val="00026160"/>
    <w:rsid w:val="00033315"/>
    <w:rsid w:val="00034F8E"/>
    <w:rsid w:val="000627EE"/>
    <w:rsid w:val="00073D1F"/>
    <w:rsid w:val="00076461"/>
    <w:rsid w:val="00093B00"/>
    <w:rsid w:val="000B63C2"/>
    <w:rsid w:val="000B6DC4"/>
    <w:rsid w:val="000B7167"/>
    <w:rsid w:val="000C4B11"/>
    <w:rsid w:val="000C6C76"/>
    <w:rsid w:val="000D6F8C"/>
    <w:rsid w:val="000D76CB"/>
    <w:rsid w:val="000E3FF7"/>
    <w:rsid w:val="000E4B54"/>
    <w:rsid w:val="000E56AE"/>
    <w:rsid w:val="000E65FD"/>
    <w:rsid w:val="000F1E0F"/>
    <w:rsid w:val="000F6075"/>
    <w:rsid w:val="00110818"/>
    <w:rsid w:val="00114CD2"/>
    <w:rsid w:val="00122846"/>
    <w:rsid w:val="001514DA"/>
    <w:rsid w:val="0017634F"/>
    <w:rsid w:val="00176967"/>
    <w:rsid w:val="00187EF8"/>
    <w:rsid w:val="00193890"/>
    <w:rsid w:val="001C4D7D"/>
    <w:rsid w:val="001C5F38"/>
    <w:rsid w:val="001D199D"/>
    <w:rsid w:val="001E0C84"/>
    <w:rsid w:val="001F0BFE"/>
    <w:rsid w:val="001F218D"/>
    <w:rsid w:val="001F5479"/>
    <w:rsid w:val="002013DB"/>
    <w:rsid w:val="00201DA9"/>
    <w:rsid w:val="00203E61"/>
    <w:rsid w:val="0022083D"/>
    <w:rsid w:val="00224CFD"/>
    <w:rsid w:val="00247AD9"/>
    <w:rsid w:val="00251174"/>
    <w:rsid w:val="002526B0"/>
    <w:rsid w:val="0026091A"/>
    <w:rsid w:val="0027304A"/>
    <w:rsid w:val="0027789B"/>
    <w:rsid w:val="002B4C53"/>
    <w:rsid w:val="002C2FB1"/>
    <w:rsid w:val="002D1A8D"/>
    <w:rsid w:val="002D277F"/>
    <w:rsid w:val="002D73E1"/>
    <w:rsid w:val="002E20DC"/>
    <w:rsid w:val="002F1DC2"/>
    <w:rsid w:val="002F4309"/>
    <w:rsid w:val="002F607A"/>
    <w:rsid w:val="00323D0D"/>
    <w:rsid w:val="003310E0"/>
    <w:rsid w:val="0033674B"/>
    <w:rsid w:val="003375FD"/>
    <w:rsid w:val="00340676"/>
    <w:rsid w:val="003604C3"/>
    <w:rsid w:val="003716DD"/>
    <w:rsid w:val="00397F58"/>
    <w:rsid w:val="003A25FA"/>
    <w:rsid w:val="003B0C26"/>
    <w:rsid w:val="003C79AA"/>
    <w:rsid w:val="003E069D"/>
    <w:rsid w:val="003E2E35"/>
    <w:rsid w:val="003F370C"/>
    <w:rsid w:val="004169E5"/>
    <w:rsid w:val="00421DFB"/>
    <w:rsid w:val="00424323"/>
    <w:rsid w:val="00430687"/>
    <w:rsid w:val="0043591D"/>
    <w:rsid w:val="00441B50"/>
    <w:rsid w:val="004704D1"/>
    <w:rsid w:val="00477059"/>
    <w:rsid w:val="0047799A"/>
    <w:rsid w:val="0048259B"/>
    <w:rsid w:val="004909D5"/>
    <w:rsid w:val="004A7A53"/>
    <w:rsid w:val="004C0BFC"/>
    <w:rsid w:val="004E6564"/>
    <w:rsid w:val="004F41ED"/>
    <w:rsid w:val="00501A7E"/>
    <w:rsid w:val="00512320"/>
    <w:rsid w:val="00515368"/>
    <w:rsid w:val="00547D28"/>
    <w:rsid w:val="00555D05"/>
    <w:rsid w:val="005571AF"/>
    <w:rsid w:val="005576F9"/>
    <w:rsid w:val="005609F6"/>
    <w:rsid w:val="00571722"/>
    <w:rsid w:val="00574FCA"/>
    <w:rsid w:val="005A256D"/>
    <w:rsid w:val="005A7BC6"/>
    <w:rsid w:val="005B7733"/>
    <w:rsid w:val="005C7153"/>
    <w:rsid w:val="005D5B8D"/>
    <w:rsid w:val="005E79ED"/>
    <w:rsid w:val="006111AE"/>
    <w:rsid w:val="00637DEE"/>
    <w:rsid w:val="0064160B"/>
    <w:rsid w:val="00641D5C"/>
    <w:rsid w:val="00653904"/>
    <w:rsid w:val="00656A64"/>
    <w:rsid w:val="006A2938"/>
    <w:rsid w:val="006B1275"/>
    <w:rsid w:val="006B4CE5"/>
    <w:rsid w:val="006D34C3"/>
    <w:rsid w:val="006E1F2E"/>
    <w:rsid w:val="006E6F63"/>
    <w:rsid w:val="00700916"/>
    <w:rsid w:val="00700958"/>
    <w:rsid w:val="00702D2C"/>
    <w:rsid w:val="00707C0C"/>
    <w:rsid w:val="0076240B"/>
    <w:rsid w:val="007650BE"/>
    <w:rsid w:val="0077047D"/>
    <w:rsid w:val="007774D4"/>
    <w:rsid w:val="00792853"/>
    <w:rsid w:val="007A2570"/>
    <w:rsid w:val="007A3E22"/>
    <w:rsid w:val="007B1B62"/>
    <w:rsid w:val="007B4EFE"/>
    <w:rsid w:val="007C6170"/>
    <w:rsid w:val="007C6405"/>
    <w:rsid w:val="007C6BA0"/>
    <w:rsid w:val="007F1009"/>
    <w:rsid w:val="007F3885"/>
    <w:rsid w:val="0080379B"/>
    <w:rsid w:val="0080538C"/>
    <w:rsid w:val="00807C74"/>
    <w:rsid w:val="00817CD7"/>
    <w:rsid w:val="008578DA"/>
    <w:rsid w:val="00872B67"/>
    <w:rsid w:val="00881AE5"/>
    <w:rsid w:val="0089649E"/>
    <w:rsid w:val="008A7519"/>
    <w:rsid w:val="008B6F4F"/>
    <w:rsid w:val="008C4809"/>
    <w:rsid w:val="008E47AA"/>
    <w:rsid w:val="008F3AB3"/>
    <w:rsid w:val="008F4D69"/>
    <w:rsid w:val="008F60EA"/>
    <w:rsid w:val="0090345F"/>
    <w:rsid w:val="00907610"/>
    <w:rsid w:val="0091237B"/>
    <w:rsid w:val="00916D8C"/>
    <w:rsid w:val="00931CA0"/>
    <w:rsid w:val="0094521E"/>
    <w:rsid w:val="009548BC"/>
    <w:rsid w:val="00960951"/>
    <w:rsid w:val="00962805"/>
    <w:rsid w:val="00967C14"/>
    <w:rsid w:val="009716D7"/>
    <w:rsid w:val="0097393E"/>
    <w:rsid w:val="0097712F"/>
    <w:rsid w:val="00985976"/>
    <w:rsid w:val="00986F7C"/>
    <w:rsid w:val="009C3719"/>
    <w:rsid w:val="009F165E"/>
    <w:rsid w:val="00A0741F"/>
    <w:rsid w:val="00A2301F"/>
    <w:rsid w:val="00A2591D"/>
    <w:rsid w:val="00A45A81"/>
    <w:rsid w:val="00A47C37"/>
    <w:rsid w:val="00A52A76"/>
    <w:rsid w:val="00A713EF"/>
    <w:rsid w:val="00A71BFD"/>
    <w:rsid w:val="00A80854"/>
    <w:rsid w:val="00A8764E"/>
    <w:rsid w:val="00AA4BDC"/>
    <w:rsid w:val="00AB29F9"/>
    <w:rsid w:val="00AB6456"/>
    <w:rsid w:val="00AC046B"/>
    <w:rsid w:val="00AD0BCC"/>
    <w:rsid w:val="00AD10BF"/>
    <w:rsid w:val="00AD5784"/>
    <w:rsid w:val="00AE0552"/>
    <w:rsid w:val="00AE0F19"/>
    <w:rsid w:val="00AE1C15"/>
    <w:rsid w:val="00B3351D"/>
    <w:rsid w:val="00B350C1"/>
    <w:rsid w:val="00B40926"/>
    <w:rsid w:val="00B42556"/>
    <w:rsid w:val="00B45A2D"/>
    <w:rsid w:val="00B56012"/>
    <w:rsid w:val="00B63B92"/>
    <w:rsid w:val="00B74AFF"/>
    <w:rsid w:val="00B77E2E"/>
    <w:rsid w:val="00B910F7"/>
    <w:rsid w:val="00B92D1D"/>
    <w:rsid w:val="00BA0AC7"/>
    <w:rsid w:val="00BA6B38"/>
    <w:rsid w:val="00BA7201"/>
    <w:rsid w:val="00BB4353"/>
    <w:rsid w:val="00BB7320"/>
    <w:rsid w:val="00BC2981"/>
    <w:rsid w:val="00BD509C"/>
    <w:rsid w:val="00BD7CF2"/>
    <w:rsid w:val="00BE4B7E"/>
    <w:rsid w:val="00BF0858"/>
    <w:rsid w:val="00BF272E"/>
    <w:rsid w:val="00BF2872"/>
    <w:rsid w:val="00BF73E9"/>
    <w:rsid w:val="00C031BC"/>
    <w:rsid w:val="00C223F2"/>
    <w:rsid w:val="00C25A90"/>
    <w:rsid w:val="00C45441"/>
    <w:rsid w:val="00C4639B"/>
    <w:rsid w:val="00C50A5B"/>
    <w:rsid w:val="00C5146E"/>
    <w:rsid w:val="00C61245"/>
    <w:rsid w:val="00C62065"/>
    <w:rsid w:val="00C645BF"/>
    <w:rsid w:val="00C73CFC"/>
    <w:rsid w:val="00C84657"/>
    <w:rsid w:val="00C93592"/>
    <w:rsid w:val="00CA2BEB"/>
    <w:rsid w:val="00CC0295"/>
    <w:rsid w:val="00CC56A1"/>
    <w:rsid w:val="00CC5A4C"/>
    <w:rsid w:val="00CD1B70"/>
    <w:rsid w:val="00CD29A2"/>
    <w:rsid w:val="00CD43F9"/>
    <w:rsid w:val="00CE59DE"/>
    <w:rsid w:val="00CF2D03"/>
    <w:rsid w:val="00D0551E"/>
    <w:rsid w:val="00D10AA7"/>
    <w:rsid w:val="00D23163"/>
    <w:rsid w:val="00D31BF6"/>
    <w:rsid w:val="00D41535"/>
    <w:rsid w:val="00D44DF4"/>
    <w:rsid w:val="00D566F5"/>
    <w:rsid w:val="00D56927"/>
    <w:rsid w:val="00D60D34"/>
    <w:rsid w:val="00D84122"/>
    <w:rsid w:val="00DC209B"/>
    <w:rsid w:val="00DC4D01"/>
    <w:rsid w:val="00DD204F"/>
    <w:rsid w:val="00DD5ADD"/>
    <w:rsid w:val="00DE179D"/>
    <w:rsid w:val="00E06A9D"/>
    <w:rsid w:val="00E360AE"/>
    <w:rsid w:val="00E365B5"/>
    <w:rsid w:val="00E36E95"/>
    <w:rsid w:val="00E41F31"/>
    <w:rsid w:val="00E742D3"/>
    <w:rsid w:val="00E77F86"/>
    <w:rsid w:val="00E848EF"/>
    <w:rsid w:val="00E85FF3"/>
    <w:rsid w:val="00E928AF"/>
    <w:rsid w:val="00E96820"/>
    <w:rsid w:val="00EA1A30"/>
    <w:rsid w:val="00EA3E73"/>
    <w:rsid w:val="00ED6A6F"/>
    <w:rsid w:val="00EE326F"/>
    <w:rsid w:val="00EE7EDC"/>
    <w:rsid w:val="00EF569F"/>
    <w:rsid w:val="00EF7D8B"/>
    <w:rsid w:val="00F10045"/>
    <w:rsid w:val="00F103E4"/>
    <w:rsid w:val="00F41EC4"/>
    <w:rsid w:val="00F56C58"/>
    <w:rsid w:val="00F60228"/>
    <w:rsid w:val="00F70458"/>
    <w:rsid w:val="00F8622F"/>
    <w:rsid w:val="00F9406C"/>
    <w:rsid w:val="00F941EF"/>
    <w:rsid w:val="00FD0A69"/>
    <w:rsid w:val="00FD583D"/>
    <w:rsid w:val="00FE1D33"/>
    <w:rsid w:val="00FE66FA"/>
    <w:rsid w:val="00FE7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4AA26"/>
  <w15:docId w15:val="{9C7DB6B3-6C37-4340-955A-75F24E80A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H1,1,h1,1st level,õberschrift 1,l1"/>
    <w:next w:val="NormalParagraph"/>
    <w:link w:val="Heading1Char"/>
    <w:uiPriority w:val="1"/>
    <w:qFormat/>
    <w:rsid w:val="007A3E22"/>
    <w:pPr>
      <w:keepNext/>
      <w:keepLines/>
      <w:numPr>
        <w:numId w:val="1"/>
      </w:numPr>
      <w:spacing w:before="360" w:after="60" w:line="276" w:lineRule="auto"/>
      <w:outlineLvl w:val="0"/>
    </w:pPr>
    <w:rPr>
      <w:rFonts w:ascii="Arial" w:eastAsia="Times New Roman" w:hAnsi="Arial" w:cs="Arial"/>
      <w:b/>
      <w:bCs/>
      <w:sz w:val="28"/>
      <w:szCs w:val="32"/>
      <w:lang w:bidi="bn-BD"/>
    </w:rPr>
  </w:style>
  <w:style w:type="paragraph" w:styleId="Heading2">
    <w:name w:val="heading 2"/>
    <w:aliases w:val="H2,h2,2nd level,õberschrift 2,UNDERRUBRIK 1-2,H2-Heading 2,2,Header 2,l2,Header2,22,heading2,list2,A,A.B.C.,list 2,Heading2,Heading Indent No L2,R2,heading 2,H21,E2,Chapter Title,h 2,section"/>
    <w:basedOn w:val="Heading1"/>
    <w:next w:val="NormalParagraph"/>
    <w:link w:val="Heading2Char"/>
    <w:uiPriority w:val="1"/>
    <w:qFormat/>
    <w:rsid w:val="007A3E22"/>
    <w:pPr>
      <w:numPr>
        <w:ilvl w:val="1"/>
      </w:numPr>
      <w:spacing w:before="240"/>
      <w:outlineLvl w:val="1"/>
    </w:pPr>
    <w:rPr>
      <w:iCs/>
      <w:sz w:val="24"/>
      <w:szCs w:val="28"/>
    </w:rPr>
  </w:style>
  <w:style w:type="paragraph" w:styleId="Heading3">
    <w:name w:val="heading 3"/>
    <w:aliases w:val="h3,H3,Underrubrik2,H3-Heading 3,3,l3.3,l3,list 3,list3,subhead,Heading3,1.,Heading No. L3,E3,Heading Three,h 3,3rd level,heading 3"/>
    <w:basedOn w:val="Heading2"/>
    <w:next w:val="NormalParagraph"/>
    <w:link w:val="Heading3Char"/>
    <w:uiPriority w:val="1"/>
    <w:qFormat/>
    <w:rsid w:val="007A3E22"/>
    <w:pPr>
      <w:numPr>
        <w:ilvl w:val="2"/>
      </w:numPr>
      <w:outlineLvl w:val="2"/>
    </w:pPr>
    <w:rPr>
      <w:szCs w:val="26"/>
    </w:rPr>
  </w:style>
  <w:style w:type="paragraph" w:styleId="Heading4">
    <w:name w:val="heading 4"/>
    <w:basedOn w:val="Heading3"/>
    <w:next w:val="NormalParagraph"/>
    <w:link w:val="Heading4Char"/>
    <w:uiPriority w:val="1"/>
    <w:qFormat/>
    <w:rsid w:val="007A3E22"/>
    <w:pPr>
      <w:numPr>
        <w:ilvl w:val="3"/>
      </w:numPr>
      <w:outlineLvl w:val="3"/>
    </w:pPr>
    <w:rPr>
      <w:rFonts w:ascii="Arial Bold" w:hAnsi="Arial Bold"/>
      <w:bCs w:val="0"/>
      <w:sz w:val="22"/>
      <w:szCs w:val="28"/>
    </w:rPr>
  </w:style>
  <w:style w:type="paragraph" w:styleId="Heading5">
    <w:name w:val="heading 5"/>
    <w:basedOn w:val="Heading4"/>
    <w:next w:val="NormalParagraph"/>
    <w:link w:val="Heading5Char"/>
    <w:uiPriority w:val="1"/>
    <w:qFormat/>
    <w:rsid w:val="007A3E22"/>
    <w:pPr>
      <w:numPr>
        <w:ilvl w:val="4"/>
      </w:numPr>
      <w:outlineLvl w:val="4"/>
    </w:pPr>
    <w:rPr>
      <w:bCs/>
      <w:iCs w:val="0"/>
      <w:szCs w:val="26"/>
      <w:lang w:val="en-US"/>
    </w:rPr>
  </w:style>
  <w:style w:type="paragraph" w:styleId="Heading6">
    <w:name w:val="heading 6"/>
    <w:basedOn w:val="Heading5"/>
    <w:next w:val="NormalParagraph"/>
    <w:link w:val="Heading6Char"/>
    <w:uiPriority w:val="1"/>
    <w:qFormat/>
    <w:rsid w:val="007A3E22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uiPriority w:val="1"/>
    <w:qFormat/>
    <w:rsid w:val="007A3E22"/>
    <w:pPr>
      <w:keepNext/>
      <w:keepLines/>
      <w:numPr>
        <w:ilvl w:val="6"/>
        <w:numId w:val="1"/>
      </w:numPr>
      <w:spacing w:before="120" w:after="140" w:line="260" w:lineRule="atLeast"/>
      <w:outlineLvl w:val="6"/>
    </w:pPr>
    <w:rPr>
      <w:rFonts w:ascii="Arial" w:eastAsia="Times New Roman" w:hAnsi="Arial" w:cs="Times New Roman"/>
      <w:i/>
      <w:szCs w:val="20"/>
      <w:lang w:bidi="bn-BD"/>
    </w:rPr>
  </w:style>
  <w:style w:type="paragraph" w:styleId="Heading8">
    <w:name w:val="heading 8"/>
    <w:basedOn w:val="Normal"/>
    <w:next w:val="Normal"/>
    <w:link w:val="Heading8Char"/>
    <w:uiPriority w:val="1"/>
    <w:qFormat/>
    <w:rsid w:val="007A3E22"/>
    <w:pPr>
      <w:keepNext/>
      <w:keepLines/>
      <w:numPr>
        <w:ilvl w:val="7"/>
        <w:numId w:val="1"/>
      </w:numPr>
      <w:spacing w:before="120" w:after="140" w:line="260" w:lineRule="atLeast"/>
      <w:outlineLvl w:val="7"/>
    </w:pPr>
    <w:rPr>
      <w:rFonts w:ascii="Arial" w:eastAsia="Times New Roman" w:hAnsi="Arial" w:cs="Times New Roman"/>
      <w:i/>
      <w:iCs/>
      <w:szCs w:val="20"/>
      <w:lang w:val="en-US" w:bidi="bn-BD"/>
    </w:rPr>
  </w:style>
  <w:style w:type="paragraph" w:styleId="Heading9">
    <w:name w:val="heading 9"/>
    <w:basedOn w:val="Normal"/>
    <w:next w:val="Normal"/>
    <w:link w:val="Heading9Char"/>
    <w:uiPriority w:val="1"/>
    <w:qFormat/>
    <w:rsid w:val="007A3E22"/>
    <w:pPr>
      <w:numPr>
        <w:ilvl w:val="8"/>
        <w:numId w:val="1"/>
      </w:numPr>
      <w:spacing w:before="140" w:after="120" w:line="260" w:lineRule="atLeast"/>
      <w:outlineLvl w:val="8"/>
    </w:pPr>
    <w:rPr>
      <w:rFonts w:ascii="Arial" w:eastAsia="Times New Roman" w:hAnsi="Arial" w:cs="Arial"/>
      <w:i/>
      <w:lang w:val="fr-FR"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Paragraph">
    <w:name w:val="Normal Paragraph"/>
    <w:qFormat/>
    <w:rsid w:val="000E56AE"/>
    <w:pPr>
      <w:spacing w:after="200" w:line="276" w:lineRule="auto"/>
    </w:pPr>
    <w:rPr>
      <w:rFonts w:ascii="Arial" w:eastAsia="SimSun" w:hAnsi="Arial" w:cs="Times New Roman"/>
      <w:lang w:eastAsia="en-GB"/>
    </w:rPr>
  </w:style>
  <w:style w:type="paragraph" w:customStyle="1" w:styleId="NormalStyleIndentedParagraph">
    <w:name w:val="Normal Style Indented Paragraph"/>
    <w:basedOn w:val="Normal"/>
    <w:link w:val="NormalStyleIndentedParagraphChar"/>
    <w:qFormat/>
    <w:rsid w:val="000E56AE"/>
    <w:pPr>
      <w:spacing w:before="120" w:after="0" w:line="240" w:lineRule="auto"/>
      <w:ind w:left="360"/>
      <w:jc w:val="both"/>
    </w:pPr>
    <w:rPr>
      <w:rFonts w:ascii="Arial" w:eastAsia="SimSun" w:hAnsi="Arial" w:cs="Times New Roman"/>
      <w:szCs w:val="20"/>
      <w:lang w:eastAsia="zh-CN" w:bidi="bn-BD"/>
    </w:rPr>
  </w:style>
  <w:style w:type="character" w:customStyle="1" w:styleId="NormalStyleIndentedParagraphChar">
    <w:name w:val="Normal Style Indented Paragraph Char"/>
    <w:link w:val="NormalStyleIndentedParagraph"/>
    <w:locked/>
    <w:rsid w:val="000E56AE"/>
    <w:rPr>
      <w:rFonts w:ascii="Arial" w:eastAsia="SimSun" w:hAnsi="Arial" w:cs="Times New Roman"/>
      <w:szCs w:val="20"/>
      <w:lang w:eastAsia="zh-CN" w:bidi="bn-BD"/>
    </w:rPr>
  </w:style>
  <w:style w:type="paragraph" w:styleId="NoSpacing">
    <w:name w:val="No Spacing"/>
    <w:uiPriority w:val="1"/>
    <w:qFormat/>
    <w:rsid w:val="00441B50"/>
    <w:pPr>
      <w:spacing w:after="0" w:line="240" w:lineRule="auto"/>
    </w:pPr>
  </w:style>
  <w:style w:type="character" w:customStyle="1" w:styleId="Heading1Char">
    <w:name w:val="Heading 1 Char"/>
    <w:aliases w:val="H1 Char,1 Char,h1 Char,1st level Char,õberschrift 1 Char,l1 Char"/>
    <w:basedOn w:val="DefaultParagraphFont"/>
    <w:link w:val="Heading1"/>
    <w:uiPriority w:val="1"/>
    <w:rsid w:val="007A3E22"/>
    <w:rPr>
      <w:rFonts w:ascii="Arial" w:eastAsia="Times New Roman" w:hAnsi="Arial" w:cs="Arial"/>
      <w:b/>
      <w:bCs/>
      <w:sz w:val="28"/>
      <w:szCs w:val="32"/>
      <w:lang w:bidi="bn-BD"/>
    </w:rPr>
  </w:style>
  <w:style w:type="character" w:customStyle="1" w:styleId="Heading2Char">
    <w:name w:val="Heading 2 Char"/>
    <w:aliases w:val="H2 Char,h2 Char,2nd level Char,õberschrift 2 Char,UNDERRUBRIK 1-2 Char,H2-Heading 2 Char,2 Char,Header 2 Char,l2 Char,Header2 Char,22 Char,heading2 Char,list2 Char,A Char,A.B.C. Char,list 2 Char,Heading2 Char,Heading Indent No L2 Char"/>
    <w:basedOn w:val="DefaultParagraphFont"/>
    <w:link w:val="Heading2"/>
    <w:uiPriority w:val="1"/>
    <w:rsid w:val="007A3E22"/>
    <w:rPr>
      <w:rFonts w:ascii="Arial" w:eastAsia="Times New Roman" w:hAnsi="Arial" w:cs="Arial"/>
      <w:b/>
      <w:bCs/>
      <w:iCs/>
      <w:sz w:val="24"/>
      <w:szCs w:val="28"/>
      <w:lang w:bidi="bn-BD"/>
    </w:rPr>
  </w:style>
  <w:style w:type="character" w:customStyle="1" w:styleId="Heading3Char">
    <w:name w:val="Heading 3 Char"/>
    <w:aliases w:val="h3 Char,H3 Char,Underrubrik2 Char,H3-Heading 3 Char,3 Char,l3.3 Char,l3 Char,list 3 Char,list3 Char,subhead Char,Heading3 Char,1. Char,Heading No. L3 Char,E3 Char,Heading Three Char,h 3 Char,3rd level Char,heading 3 Char"/>
    <w:basedOn w:val="DefaultParagraphFont"/>
    <w:link w:val="Heading3"/>
    <w:uiPriority w:val="1"/>
    <w:rsid w:val="007A3E22"/>
    <w:rPr>
      <w:rFonts w:ascii="Arial" w:eastAsia="Times New Roman" w:hAnsi="Arial" w:cs="Arial"/>
      <w:b/>
      <w:bCs/>
      <w:iCs/>
      <w:sz w:val="24"/>
      <w:szCs w:val="26"/>
      <w:lang w:bidi="bn-BD"/>
    </w:rPr>
  </w:style>
  <w:style w:type="character" w:customStyle="1" w:styleId="Heading4Char">
    <w:name w:val="Heading 4 Char"/>
    <w:basedOn w:val="DefaultParagraphFont"/>
    <w:link w:val="Heading4"/>
    <w:uiPriority w:val="1"/>
    <w:rsid w:val="007A3E22"/>
    <w:rPr>
      <w:rFonts w:ascii="Arial Bold" w:eastAsia="Times New Roman" w:hAnsi="Arial Bold" w:cs="Arial"/>
      <w:b/>
      <w:iCs/>
      <w:szCs w:val="28"/>
      <w:lang w:bidi="bn-BD"/>
    </w:rPr>
  </w:style>
  <w:style w:type="character" w:customStyle="1" w:styleId="Heading5Char">
    <w:name w:val="Heading 5 Char"/>
    <w:basedOn w:val="DefaultParagraphFont"/>
    <w:link w:val="Heading5"/>
    <w:uiPriority w:val="1"/>
    <w:rsid w:val="007A3E22"/>
    <w:rPr>
      <w:rFonts w:ascii="Arial Bold" w:eastAsia="Times New Roman" w:hAnsi="Arial Bold" w:cs="Arial"/>
      <w:b/>
      <w:bCs/>
      <w:szCs w:val="26"/>
      <w:lang w:val="en-US" w:bidi="bn-BD"/>
    </w:rPr>
  </w:style>
  <w:style w:type="character" w:customStyle="1" w:styleId="Heading6Char">
    <w:name w:val="Heading 6 Char"/>
    <w:basedOn w:val="DefaultParagraphFont"/>
    <w:link w:val="Heading6"/>
    <w:uiPriority w:val="1"/>
    <w:rsid w:val="007A3E22"/>
    <w:rPr>
      <w:rFonts w:ascii="Arial Bold" w:eastAsia="Times New Roman" w:hAnsi="Arial Bold" w:cs="Arial"/>
      <w:b/>
      <w:lang w:val="en-US" w:bidi="bn-BD"/>
    </w:rPr>
  </w:style>
  <w:style w:type="character" w:customStyle="1" w:styleId="Heading7Char">
    <w:name w:val="Heading 7 Char"/>
    <w:basedOn w:val="DefaultParagraphFont"/>
    <w:link w:val="Heading7"/>
    <w:uiPriority w:val="1"/>
    <w:rsid w:val="007A3E22"/>
    <w:rPr>
      <w:rFonts w:ascii="Arial" w:eastAsia="Times New Roman" w:hAnsi="Arial" w:cs="Times New Roman"/>
      <w:i/>
      <w:szCs w:val="20"/>
      <w:lang w:bidi="bn-BD"/>
    </w:rPr>
  </w:style>
  <w:style w:type="character" w:customStyle="1" w:styleId="Heading8Char">
    <w:name w:val="Heading 8 Char"/>
    <w:basedOn w:val="DefaultParagraphFont"/>
    <w:link w:val="Heading8"/>
    <w:uiPriority w:val="1"/>
    <w:rsid w:val="007A3E22"/>
    <w:rPr>
      <w:rFonts w:ascii="Arial" w:eastAsia="Times New Roman" w:hAnsi="Arial" w:cs="Times New Roman"/>
      <w:i/>
      <w:iCs/>
      <w:szCs w:val="20"/>
      <w:lang w:val="en-US" w:bidi="bn-BD"/>
    </w:rPr>
  </w:style>
  <w:style w:type="character" w:customStyle="1" w:styleId="Heading9Char">
    <w:name w:val="Heading 9 Char"/>
    <w:basedOn w:val="DefaultParagraphFont"/>
    <w:link w:val="Heading9"/>
    <w:uiPriority w:val="1"/>
    <w:rsid w:val="007A3E22"/>
    <w:rPr>
      <w:rFonts w:ascii="Arial" w:eastAsia="Times New Roman" w:hAnsi="Arial" w:cs="Arial"/>
      <w:i/>
      <w:lang w:val="fr-FR" w:bidi="bn-BD"/>
    </w:rPr>
  </w:style>
  <w:style w:type="character" w:styleId="Hyperlink">
    <w:name w:val="Hyperlink"/>
    <w:basedOn w:val="DefaultParagraphFont"/>
    <w:uiPriority w:val="99"/>
    <w:unhideWhenUsed/>
    <w:rsid w:val="007A3E22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2F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2FB1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A45A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5A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45A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5A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5A8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461"/>
  </w:style>
  <w:style w:type="paragraph" w:styleId="Footer">
    <w:name w:val="footer"/>
    <w:basedOn w:val="Normal"/>
    <w:link w:val="Foot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461"/>
  </w:style>
  <w:style w:type="paragraph" w:customStyle="1" w:styleId="Default">
    <w:name w:val="Default"/>
    <w:basedOn w:val="Normal"/>
    <w:rsid w:val="00E36E95"/>
    <w:pPr>
      <w:autoSpaceDE w:val="0"/>
      <w:autoSpaceDN w:val="0"/>
      <w:spacing w:after="0" w:line="240" w:lineRule="auto"/>
    </w:pPr>
    <w:rPr>
      <w:rFonts w:ascii="Arial" w:hAnsi="Arial" w:cs="Arial"/>
      <w:color w:val="000000"/>
      <w:sz w:val="24"/>
      <w:szCs w:val="24"/>
      <w:lang w:eastAsia="en-GB"/>
    </w:rPr>
  </w:style>
  <w:style w:type="table" w:styleId="TableGrid">
    <w:name w:val="Table Grid"/>
    <w:basedOn w:val="TableNormal"/>
    <w:uiPriority w:val="39"/>
    <w:rsid w:val="00E36E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Paragraph"/>
    <w:link w:val="TableTextChar"/>
    <w:uiPriority w:val="19"/>
    <w:qFormat/>
    <w:rsid w:val="00BA6B38"/>
    <w:pPr>
      <w:spacing w:before="40" w:after="40"/>
    </w:pPr>
    <w:rPr>
      <w:sz w:val="20"/>
      <w:lang w:eastAsia="de-DE"/>
    </w:rPr>
  </w:style>
  <w:style w:type="character" w:customStyle="1" w:styleId="TableTextChar">
    <w:name w:val="Table Text Char"/>
    <w:link w:val="TableText"/>
    <w:uiPriority w:val="19"/>
    <w:rsid w:val="00BA6B38"/>
    <w:rPr>
      <w:rFonts w:ascii="Arial" w:eastAsia="SimSun" w:hAnsi="Arial" w:cs="Times New Roman"/>
      <w:sz w:val="20"/>
      <w:lang w:eastAsia="de-DE"/>
    </w:rPr>
  </w:style>
  <w:style w:type="paragraph" w:customStyle="1" w:styleId="CSDocNo">
    <w:name w:val="CS DocNo"/>
    <w:uiPriority w:val="29"/>
    <w:unhideWhenUsed/>
    <w:rsid w:val="00BA6B38"/>
    <w:pPr>
      <w:framePr w:hSpace="180" w:wrap="notBeside" w:hAnchor="margin" w:y="359"/>
      <w:spacing w:after="0" w:line="240" w:lineRule="auto"/>
      <w:ind w:left="560"/>
      <w:jc w:val="right"/>
    </w:pPr>
    <w:rPr>
      <w:rFonts w:ascii="Arial" w:eastAsia="Times New Roman" w:hAnsi="Arial" w:cs="Times New Roman"/>
      <w:b/>
      <w:sz w:val="32"/>
      <w:szCs w:val="20"/>
      <w:lang w:val="en-IE"/>
    </w:rPr>
  </w:style>
  <w:style w:type="paragraph" w:customStyle="1" w:styleId="CSDocTitle">
    <w:name w:val="CS DocTitle"/>
    <w:uiPriority w:val="29"/>
    <w:unhideWhenUsed/>
    <w:rsid w:val="00BA6B38"/>
    <w:pPr>
      <w:spacing w:before="360" w:after="120" w:line="240" w:lineRule="auto"/>
      <w:ind w:left="284"/>
    </w:pPr>
    <w:rPr>
      <w:rFonts w:ascii="Arial" w:eastAsia="Times New Roman" w:hAnsi="Arial" w:cs="Times New Roman"/>
      <w:b/>
      <w:sz w:val="36"/>
      <w:szCs w:val="20"/>
      <w:lang w:val="en-IE"/>
    </w:rPr>
  </w:style>
  <w:style w:type="paragraph" w:customStyle="1" w:styleId="CSFieldInfo">
    <w:name w:val="CS FieldInfo"/>
    <w:uiPriority w:val="29"/>
    <w:unhideWhenUsed/>
    <w:rsid w:val="00BA6B38"/>
    <w:pPr>
      <w:framePr w:wrap="around" w:vAnchor="text" w:hAnchor="page" w:y="1"/>
      <w:spacing w:before="60" w:after="6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FieldName">
    <w:name w:val="CS FieldName"/>
    <w:uiPriority w:val="29"/>
    <w:unhideWhenUsed/>
    <w:rsid w:val="00BA6B38"/>
    <w:pPr>
      <w:spacing w:after="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LegalTxt">
    <w:name w:val="CS LegalTxt"/>
    <w:uiPriority w:val="29"/>
    <w:unhideWhenUsed/>
    <w:rsid w:val="00BA6B38"/>
    <w:pPr>
      <w:spacing w:after="0" w:line="240" w:lineRule="auto"/>
      <w:jc w:val="both"/>
    </w:pPr>
    <w:rPr>
      <w:rFonts w:ascii="Arial" w:eastAsia="Times New Roman" w:hAnsi="Arial" w:cs="Arial"/>
      <w:bCs/>
      <w:sz w:val="14"/>
    </w:rPr>
  </w:style>
  <w:style w:type="paragraph" w:customStyle="1" w:styleId="CSTableTitle">
    <w:name w:val="CS TableTitle"/>
    <w:next w:val="Normal"/>
    <w:uiPriority w:val="29"/>
    <w:unhideWhenUsed/>
    <w:rsid w:val="00BA6B38"/>
    <w:pPr>
      <w:spacing w:after="0" w:line="240" w:lineRule="auto"/>
      <w:jc w:val="center"/>
    </w:pPr>
    <w:rPr>
      <w:rFonts w:ascii="Arial" w:eastAsia="Arial" w:hAnsi="Arial" w:cs="Arial"/>
      <w:b/>
      <w:i/>
      <w:snapToGrid w:val="0"/>
    </w:rPr>
  </w:style>
  <w:style w:type="paragraph" w:customStyle="1" w:styleId="CRSheetSubtitle">
    <w:name w:val="CRSheet Subtitle"/>
    <w:basedOn w:val="Normal"/>
    <w:qFormat/>
    <w:rsid w:val="00BA6B38"/>
    <w:pPr>
      <w:framePr w:hSpace="180" w:wrap="around" w:hAnchor="margin" w:xAlign="center" w:y="-756"/>
      <w:spacing w:before="60" w:after="60" w:line="240" w:lineRule="auto"/>
    </w:pPr>
    <w:rPr>
      <w:rFonts w:ascii="Arial" w:eastAsia="SimSun" w:hAnsi="Arial" w:cs="Arial"/>
      <w:b/>
      <w:i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BA6B38"/>
    <w:rPr>
      <w:color w:val="808080"/>
    </w:rPr>
  </w:style>
  <w:style w:type="paragraph" w:customStyle="1" w:styleId="CRSheetTitle">
    <w:name w:val="CRSheet Title"/>
    <w:next w:val="NormalParagraph"/>
    <w:qFormat/>
    <w:rsid w:val="00BA6B38"/>
    <w:pPr>
      <w:framePr w:hSpace="180" w:wrap="around" w:hAnchor="margin" w:xAlign="center" w:y="-756"/>
      <w:spacing w:before="120" w:after="120" w:line="240" w:lineRule="auto"/>
    </w:pPr>
    <w:rPr>
      <w:rFonts w:ascii="Arial Bold" w:eastAsia="SimSun" w:hAnsi="Arial Bold" w:cs="Times New Roman"/>
      <w:b/>
      <w:sz w:val="36"/>
      <w:szCs w:val="36"/>
      <w:lang w:eastAsia="en-GB"/>
    </w:rPr>
  </w:style>
  <w:style w:type="paragraph" w:styleId="Title">
    <w:name w:val="Title"/>
    <w:basedOn w:val="Normal"/>
    <w:link w:val="TitleChar"/>
    <w:qFormat/>
    <w:rsid w:val="00BA6B38"/>
    <w:pPr>
      <w:spacing w:before="120" w:after="60" w:line="240" w:lineRule="auto"/>
      <w:jc w:val="right"/>
    </w:pPr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customStyle="1" w:styleId="TitleChar">
    <w:name w:val="Title Char"/>
    <w:basedOn w:val="DefaultParagraphFont"/>
    <w:link w:val="Title"/>
    <w:rsid w:val="00BA6B38"/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styleId="Emphasis">
    <w:name w:val="Emphasis"/>
    <w:basedOn w:val="DefaultParagraphFont"/>
    <w:uiPriority w:val="20"/>
    <w:qFormat/>
    <w:rsid w:val="00DE179D"/>
    <w:rPr>
      <w:i/>
      <w:iCs/>
    </w:rPr>
  </w:style>
  <w:style w:type="character" w:styleId="Strong">
    <w:name w:val="Strong"/>
    <w:basedOn w:val="DefaultParagraphFont"/>
    <w:uiPriority w:val="22"/>
    <w:qFormat/>
    <w:rsid w:val="00AD5784"/>
    <w:rPr>
      <w:b/>
      <w:bCs/>
    </w:rPr>
  </w:style>
  <w:style w:type="paragraph" w:customStyle="1" w:styleId="TableHeader">
    <w:name w:val="Table Header"/>
    <w:basedOn w:val="NormalParagraph"/>
    <w:uiPriority w:val="18"/>
    <w:qFormat/>
    <w:rsid w:val="00D23163"/>
    <w:pPr>
      <w:keepNext/>
      <w:spacing w:before="60" w:after="0"/>
    </w:pPr>
    <w:rPr>
      <w:rFonts w:cs="Arial"/>
      <w:b/>
      <w:color w:val="FFFFFF"/>
      <w:lang w:val="en-US"/>
    </w:rPr>
  </w:style>
  <w:style w:type="paragraph" w:customStyle="1" w:styleId="TableReferencenumber">
    <w:name w:val="Table Reference number"/>
    <w:basedOn w:val="TableText"/>
    <w:uiPriority w:val="23"/>
    <w:qFormat/>
    <w:rsid w:val="00D23163"/>
    <w:pPr>
      <w:numPr>
        <w:numId w:val="5"/>
      </w:numPr>
    </w:pPr>
  </w:style>
  <w:style w:type="table" w:customStyle="1" w:styleId="TableGrid1">
    <w:name w:val="Table Grid1"/>
    <w:basedOn w:val="TableNormal"/>
    <w:next w:val="TableGrid"/>
    <w:uiPriority w:val="39"/>
    <w:rsid w:val="005E7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1">
    <w:name w:val="Heading 4 Char1"/>
    <w:uiPriority w:val="1"/>
    <w:rsid w:val="00FE66FA"/>
    <w:rPr>
      <w:rFonts w:ascii="Arial Bold" w:eastAsia="Times New Roman" w:hAnsi="Arial Bold" w:cs="Arial"/>
      <w:b/>
      <w:iCs/>
      <w:sz w:val="22"/>
      <w:szCs w:val="28"/>
      <w:lang w:eastAsia="en-US" w:bidi="bn-BD"/>
    </w:rPr>
  </w:style>
  <w:style w:type="paragraph" w:customStyle="1" w:styleId="paragraph">
    <w:name w:val="paragraph"/>
    <w:basedOn w:val="Normal"/>
    <w:rsid w:val="00C50A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C50A5B"/>
  </w:style>
  <w:style w:type="character" w:customStyle="1" w:styleId="eop">
    <w:name w:val="eop"/>
    <w:basedOn w:val="DefaultParagraphFont"/>
    <w:rsid w:val="00C50A5B"/>
  </w:style>
  <w:style w:type="character" w:customStyle="1" w:styleId="contentcontrolboundarysink">
    <w:name w:val="contentcontrolboundarysink"/>
    <w:basedOn w:val="DefaultParagraphFont"/>
    <w:rsid w:val="00C50A5B"/>
  </w:style>
  <w:style w:type="paragraph" w:styleId="Revision">
    <w:name w:val="Revision"/>
    <w:hidden/>
    <w:uiPriority w:val="99"/>
    <w:semiHidden/>
    <w:rsid w:val="00B45A2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55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6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89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70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1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36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3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7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24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8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0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54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22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61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4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mailto:RSPcompliance@gsma.com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gsma.com/security/sas-accredited-sites/" TargetMode="Externa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2b0805f3-b897-4d39-97be-b41cb1678690">Available</Status>
    <Starts xmlns="2b0805f3-b897-4d39-97be-b41cb1678690" xsi:nil="true"/>
    <Finish xmlns="2b0805f3-b897-4d39-97be-b41cb1678690" xsi:nil="true"/>
    <eSIMWGSubgrupDraftingGroup xmlns="2b0805f3-b897-4d39-97be-b41cb1678690" xsi:nil="true"/>
    <ISAGApprovalStarts xmlns="2b0805f3-b897-4d39-97be-b41cb167869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80361A72755D4F8C8084D963A4959F" ma:contentTypeVersion="11" ma:contentTypeDescription="Create a new document." ma:contentTypeScope="" ma:versionID="8f28ecd73414ef5112d3a005774354d7">
  <xsd:schema xmlns:xsd="http://www.w3.org/2001/XMLSchema" xmlns:xs="http://www.w3.org/2001/XMLSchema" xmlns:p="http://schemas.microsoft.com/office/2006/metadata/properties" xmlns:ns2="2b0805f3-b897-4d39-97be-b41cb1678690" xmlns:ns3="042849a8-708d-4484-ba8e-78db4b11d06f" targetNamespace="http://schemas.microsoft.com/office/2006/metadata/properties" ma:root="true" ma:fieldsID="2c4ddd82032d53d380b99f801c8d2be2" ns2:_="" ns3:_="">
    <xsd:import namespace="2b0805f3-b897-4d39-97be-b41cb1678690"/>
    <xsd:import namespace="042849a8-708d-4484-ba8e-78db4b11d06f"/>
    <xsd:element name="properties">
      <xsd:complexType>
        <xsd:sequence>
          <xsd:element name="documentManagement">
            <xsd:complexType>
              <xsd:all>
                <xsd:element ref="ns2:eSIMWGSubgrupDraftingGroup" minOccurs="0"/>
                <xsd:element ref="ns2:Status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Starts" minOccurs="0"/>
                <xsd:element ref="ns2:Finish" minOccurs="0"/>
                <xsd:element ref="ns2:ISAGApprovalStar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0805f3-b897-4d39-97be-b41cb1678690" elementFormDefault="qualified">
    <xsd:import namespace="http://schemas.microsoft.com/office/2006/documentManagement/types"/>
    <xsd:import namespace="http://schemas.microsoft.com/office/infopath/2007/PartnerControls"/>
    <xsd:element name="eSIMWGSubgrupDraftingGroup" ma:index="8" nillable="true" ma:displayName="eSIMWG Subgrup Drafting Group" ma:format="Dropdown" ma:internalName="eSIMWGSubgrupDraftingGroup">
      <xsd:simpleType>
        <xsd:restriction base="dms:Text">
          <xsd:maxLength value="255"/>
        </xsd:restriction>
      </xsd:simpleType>
    </xsd:element>
    <xsd:element name="Status" ma:index="9" nillable="true" ma:displayName="Status" ma:format="Dropdown" ma:internalName="Status">
      <xsd:simpleType>
        <xsd:restriction base="dms:Choice">
          <xsd:enumeration value="eSIMG Approval"/>
          <xsd:enumeration value="To be sent to ISAG approval"/>
          <xsd:enumeration value="ISAG Approval"/>
          <xsd:enumeration value="Back to WG1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Starts" ma:index="14" nillable="true" ma:displayName="Starts" ma:format="Dropdown" ma:internalName="Starts">
      <xsd:simpleType>
        <xsd:restriction base="dms:Text">
          <xsd:maxLength value="255"/>
        </xsd:restriction>
      </xsd:simpleType>
    </xsd:element>
    <xsd:element name="Finish" ma:index="15" nillable="true" ma:displayName="Finishes" ma:format="Dropdown" ma:internalName="Finish">
      <xsd:simpleType>
        <xsd:restriction base="dms:Text">
          <xsd:maxLength value="255"/>
        </xsd:restriction>
      </xsd:simpleType>
    </xsd:element>
    <xsd:element name="ISAGApprovalStarts" ma:index="16" nillable="true" ma:displayName="Approval Starts" ma:format="Dropdown" ma:internalName="ISAGApprovalStarts">
      <xsd:simpleType>
        <xsd:restriction base="dms:Text">
          <xsd:maxLength value="255"/>
        </xsd:restriction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2849a8-708d-4484-ba8e-78db4b11d06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haredContentType xmlns="Microsoft.SharePoint.Taxonomy.ContentTypeSync" SourceId="016841fc-e166-4759-8b80-df1e1b366916" ContentTypeId="0x0101" PreviousValue="false" LastSyncTimeStamp="2023-03-23T14:59:08.627Z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4DCA0A1-BBAF-4EDB-8491-2EA70A92550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2C37D73-741F-42AC-B8BA-A4DCCD5A7AD2}">
  <ds:schemaRefs>
    <ds:schemaRef ds:uri="http://schemas.microsoft.com/office/2006/metadata/properties"/>
    <ds:schemaRef ds:uri="http://schemas.microsoft.com/office/infopath/2007/PartnerControls"/>
    <ds:schemaRef ds:uri="56e5e293-f975-48d8-b578-30df6c3e83cc"/>
  </ds:schemaRefs>
</ds:datastoreItem>
</file>

<file path=customXml/itemProps3.xml><?xml version="1.0" encoding="utf-8"?>
<ds:datastoreItem xmlns:ds="http://schemas.openxmlformats.org/officeDocument/2006/customXml" ds:itemID="{367D2D7D-E833-463F-9013-BC53EEF8D387}"/>
</file>

<file path=customXml/itemProps4.xml><?xml version="1.0" encoding="utf-8"?>
<ds:datastoreItem xmlns:ds="http://schemas.openxmlformats.org/officeDocument/2006/customXml" ds:itemID="{2683C327-17DD-4F04-91EE-45F1728216F7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9E4C48F9-6D25-455C-9C9B-8392C862125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713</Words>
  <Characters>4069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SGP.24 Annex A 3</vt:lpstr>
    </vt:vector>
  </TitlesOfParts>
  <Company>GSM Ltd</Company>
  <LinksUpToDate>false</LinksUpToDate>
  <CharactersWithSpaces>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SGP.24 Annex A 3</dc:title>
  <dc:creator>Gloria Trujillo</dc:creator>
  <cp:lastModifiedBy>(GSMA) Gloria Trujillo</cp:lastModifiedBy>
  <cp:revision>2</cp:revision>
  <dcterms:created xsi:type="dcterms:W3CDTF">2024-02-08T00:31:00Z</dcterms:created>
  <dcterms:modified xsi:type="dcterms:W3CDTF">2024-02-08T00:31:00Z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0x010100B880361A72755D4F8C8084D963A4959F</vt:lpwstr>
  </property>
  <property fmtid="{D5CDD505-2E9C-101B-9397-08002B2CF9AE}" pid="4" name="URL">
    <vt:lpwstr>, </vt:lpwstr>
  </property>
  <property fmtid="{D5CDD505-2E9C-101B-9397-08002B2CF9AE}" pid="5" name="GSMAKBCategory">
    <vt:lpwstr/>
  </property>
  <property fmtid="{D5CDD505-2E9C-101B-9397-08002B2CF9AE}" pid="6" name="GSMADocumentType">
    <vt:lpwstr>4;#Change Request|ab8ec630-e9bb-472a-9390-c7460461458c</vt:lpwstr>
  </property>
  <property fmtid="{D5CDD505-2E9C-101B-9397-08002B2CF9AE}" pid="7" name="TaxCatchAll">
    <vt:lpwstr>4;#Change Request|ab8ec630-e9bb-472a-9390-c7460461458c</vt:lpwstr>
  </property>
  <property fmtid="{D5CDD505-2E9C-101B-9397-08002B2CF9AE}" pid="8" name="_dlc_DocIdItemGuid">
    <vt:lpwstr>47db7fb2-3f31-4168-94bf-e746468c587d</vt:lpwstr>
  </property>
</Properties>
</file>