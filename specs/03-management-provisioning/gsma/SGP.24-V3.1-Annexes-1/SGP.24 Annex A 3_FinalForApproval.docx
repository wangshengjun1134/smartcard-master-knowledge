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6655109A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 xml:space="preserve">Annex A.3 Details of </w:t>
      </w:r>
      <w:r w:rsidR="00247AD9" w:rsidRPr="00547D28">
        <w:t>D</w:t>
      </w:r>
      <w:r w:rsidRPr="00547D28">
        <w:t xml:space="preserve">eclared </w:t>
      </w:r>
      <w:r w:rsidR="000C6C76" w:rsidRPr="00547D28">
        <w:t>eUICC</w:t>
      </w:r>
    </w:p>
    <w:p w14:paraId="55B78982" w14:textId="603C0BE3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222C9E4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8"/>
      </w:tblGrid>
      <w:tr w:rsidR="00D23163" w:rsidRPr="00544728" w14:paraId="7B0DB464" w14:textId="77777777" w:rsidTr="0075248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75248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544728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9063C2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9063C2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9063C2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9063C2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9063C2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063C2">
              <w:rPr>
                <w:rFonts w:ascii="Segoe UI Symbol" w:eastAsia="Times New Roman" w:hAnsi="Segoe UI Symbol" w:cs="Segoe UI"/>
                <w:color w:val="000000" w:themeColor="text1"/>
                <w:lang w:eastAsia="en-GB"/>
              </w:rPr>
              <w:t xml:space="preserve">  </w:t>
            </w:r>
            <w:r w:rsidR="009063C2" w:rsidRPr="009063C2">
              <w:rPr>
                <w:rFonts w:ascii="Arial" w:eastAsia="Times New Roman" w:hAnsi="Arial" w:cs="Arial"/>
                <w:color w:val="000000" w:themeColor="text1"/>
                <w:lang w:eastAsia="en-GB"/>
              </w:rPr>
              <w:t>Integrated   </w:t>
            </w:r>
          </w:p>
        </w:tc>
      </w:tr>
      <w:tr w:rsidR="00512320" w:rsidRPr="00FE1D33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1F59051A" w:rsidR="00512320" w:rsidRPr="00D23163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D23163">
              <w:rPr>
                <w:noProof/>
                <w:lang w:bidi="bn-BD"/>
              </w:rPr>
              <w:t>eUICC Category</w:t>
            </w:r>
            <w:r w:rsidR="00EE31E0">
              <w:rPr>
                <w:noProof/>
                <w:lang w:bidi="bn-BD"/>
              </w:rPr>
              <w:t xml:space="preserve"> (optional)</w:t>
            </w:r>
          </w:p>
          <w:p w14:paraId="62193EEC" w14:textId="77777777" w:rsidR="00512320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122846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35DE0D1" w14:textId="39AEAF73" w:rsidR="004D2629" w:rsidRPr="00122846" w:rsidRDefault="004D2629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4D2629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4D2629">
              <w:rPr>
                <w:i/>
                <w:sz w:val="20"/>
              </w:rPr>
              <w:t xml:space="preserve">GSMA SGP.22 section 4.3 only </w:t>
            </w:r>
            <w:r w:rsidRPr="004D2629">
              <w:rPr>
                <w:i/>
                <w:sz w:val="20"/>
                <w:u w:val="single"/>
              </w:rPr>
              <w:t>one</w:t>
            </w:r>
            <w:r w:rsidRPr="004D2629">
              <w:rPr>
                <w:i/>
                <w:sz w:val="20"/>
              </w:rPr>
              <w:t xml:space="preserve"> category is possible/allowed. Please select </w:t>
            </w:r>
            <w:r w:rsidR="00EE31E0">
              <w:rPr>
                <w:i/>
                <w:sz w:val="20"/>
              </w:rPr>
              <w:t>at most</w:t>
            </w:r>
            <w:r w:rsidRPr="004D2629">
              <w:rPr>
                <w:i/>
                <w:sz w:val="20"/>
              </w:rPr>
              <w:t xml:space="preserve"> 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t xml:space="preserve">CAT1, </w:t>
            </w:r>
            <w:r w:rsidRPr="00E07E79">
              <w:t>Basic</w:t>
            </w:r>
          </w:p>
        </w:tc>
        <w:tc>
          <w:tcPr>
            <w:tcW w:w="31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DE179D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</w:t>
            </w:r>
            <w:r>
              <w:t xml:space="preserve">2, </w:t>
            </w:r>
            <w:r w:rsidRPr="00E07E79">
              <w:t>Medium</w:t>
            </w:r>
          </w:p>
        </w:tc>
        <w:tc>
          <w:tcPr>
            <w:tcW w:w="31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DE179D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FE1D33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DE179D" w:rsidRDefault="00512320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21AD223A" w:rsidR="00512320" w:rsidRPr="00DE179D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E07E79">
              <w:t>CAT3</w:t>
            </w:r>
            <w:r>
              <w:t xml:space="preserve">, </w:t>
            </w:r>
            <w:r w:rsidRPr="00E07E79">
              <w:t>Contactless</w:t>
            </w:r>
            <w:r w:rsidR="00BD7531">
              <w:rPr>
                <w:rStyle w:val="FootnoteReference"/>
              </w:rPr>
              <w:footnoteReference w:id="1"/>
            </w:r>
          </w:p>
        </w:tc>
        <w:tc>
          <w:tcPr>
            <w:tcW w:w="31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DE179D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FE1D33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DE179D" w:rsidRDefault="002F1DC2" w:rsidP="00122846">
            <w:pPr>
              <w:pStyle w:val="TableHeader"/>
              <w:rPr>
                <w:rStyle w:val="TableTextChar"/>
              </w:rPr>
            </w:pP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DE179D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t>Other</w:t>
            </w:r>
          </w:p>
          <w:p w14:paraId="79C25908" w14:textId="3EE294DE" w:rsidR="002F1DC2" w:rsidRPr="00512320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“other” eUICC category, if selected]</w:t>
            </w:r>
          </w:p>
        </w:tc>
      </w:tr>
      <w:tr w:rsidR="00D23163" w:rsidRPr="00FE1D33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DE179D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Default="00D23163" w:rsidP="00D23163">
      <w:pPr>
        <w:pStyle w:val="NoSpacing"/>
        <w:rPr>
          <w:noProof/>
        </w:rPr>
      </w:pPr>
    </w:p>
    <w:p w14:paraId="5DF1CBD0" w14:textId="77777777" w:rsidR="00600187" w:rsidRPr="00C63796" w:rsidRDefault="00600187" w:rsidP="0060018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C63796">
        <w:rPr>
          <w:rFonts w:ascii="Malgun Gothic" w:eastAsia="Malgun Gothic" w:hAnsi="Malgun Gothic" w:cs="Segoe UI" w:hint="eastAsia"/>
          <w:lang w:eastAsia="en-GB"/>
        </w:rPr>
        <w:t> </w:t>
      </w:r>
    </w:p>
    <w:p w14:paraId="4612086C" w14:textId="6C933211" w:rsidR="00600187" w:rsidDel="001334DD" w:rsidRDefault="00600187" w:rsidP="00D23163">
      <w:pPr>
        <w:pStyle w:val="NoSpacing"/>
        <w:rPr>
          <w:del w:id="0" w:author="(GSMA) Gloria Trujillo" w:date="2024-02-08T00:06:00Z"/>
          <w:noProof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8309"/>
      </w:tblGrid>
      <w:tr w:rsidR="00EE31E0" w:rsidRPr="00C63796" w:rsidDel="001334DD" w14:paraId="4D254C25" w14:textId="52F161B1" w:rsidTr="0037555D">
        <w:trPr>
          <w:del w:id="1" w:author="(GSMA) Gloria Trujillo" w:date="2024-02-08T00:06:00Z"/>
        </w:trPr>
        <w:tc>
          <w:tcPr>
            <w:tcW w:w="901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5AA37DFD" w14:textId="5E1E7EC0" w:rsidR="00EE31E0" w:rsidRPr="00C63796" w:rsidDel="001334DD" w:rsidRDefault="00EE31E0" w:rsidP="0037555D">
            <w:pPr>
              <w:textAlignment w:val="baseline"/>
              <w:rPr>
                <w:del w:id="2" w:author="(GSMA) Gloria Trujillo" w:date="2024-02-08T00:06:00Z"/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del w:id="3" w:author="(GSMA) Gloria Trujillo" w:date="2024-02-08T00:06:00Z">
              <w:r w:rsidDel="001334DD">
                <w:rPr>
                  <w:rFonts w:eastAsia="Times New Roman" w:cs="Arial"/>
                  <w:b/>
                  <w:bCs/>
                  <w:lang w:val="en-US" w:eastAsia="en-GB"/>
                </w:rPr>
                <w:delText>Product declaration type</w:delText>
              </w:r>
              <w:r w:rsidRPr="00C63796" w:rsidDel="001334DD">
                <w:rPr>
                  <w:rFonts w:eastAsia="Times New Roman" w:cs="Arial"/>
                  <w:b/>
                  <w:bCs/>
                  <w:lang w:eastAsia="en-GB"/>
                </w:rPr>
                <w:delText> </w:delText>
              </w:r>
            </w:del>
          </w:p>
        </w:tc>
      </w:tr>
      <w:tr w:rsidR="00EE31E0" w:rsidRPr="00C63796" w:rsidDel="001334DD" w14:paraId="2B046050" w14:textId="032C9BF7" w:rsidTr="0037555D">
        <w:trPr>
          <w:del w:id="4" w:author="(GSMA) Gloria Trujillo" w:date="2024-02-08T00:06:00Z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6FD3C" w14:textId="3036E502" w:rsidR="00EE31E0" w:rsidRPr="00D266BA" w:rsidDel="001334DD" w:rsidRDefault="00EE31E0" w:rsidP="0037555D">
            <w:pPr>
              <w:textAlignment w:val="baseline"/>
              <w:rPr>
                <w:del w:id="5" w:author="(GSMA) Gloria Trujillo" w:date="2024-02-08T00:06:00Z"/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</w:pPr>
            <w:del w:id="6" w:author="(GSMA) Gloria Trujillo" w:date="2024-02-08T00:06:00Z">
              <w:r w:rsidRPr="00D266BA" w:rsidDel="001334DD">
                <w:rPr>
                  <w:rFonts w:ascii="MS Gothic" w:eastAsia="MS Gothic" w:hAnsi="MS Gothic" w:hint="eastAsia"/>
                  <w:b/>
                  <w:bCs/>
                  <w:sz w:val="36"/>
                  <w:szCs w:val="36"/>
                  <w:lang w:eastAsia="en-GB"/>
                </w:rPr>
                <w:delText>☐</w:delText>
              </w:r>
              <w:r w:rsidRPr="00D266BA" w:rsidDel="001334DD">
                <w:rPr>
                  <w:rFonts w:ascii="Calibri" w:eastAsia="Times New Roman" w:hAnsi="Calibri" w:cs="Calibri"/>
                  <w:b/>
                  <w:bCs/>
                  <w:sz w:val="36"/>
                  <w:szCs w:val="36"/>
                  <w:lang w:eastAsia="en-GB"/>
                </w:rPr>
                <w:delText> </w:delText>
              </w:r>
            </w:del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DBFCF" w14:textId="1C4E4EAA" w:rsidR="00EE31E0" w:rsidRPr="00D266BA" w:rsidDel="001334DD" w:rsidRDefault="00EE31E0" w:rsidP="0037555D">
            <w:pPr>
              <w:pStyle w:val="NoSpacing"/>
              <w:spacing w:before="40" w:after="40" w:line="276" w:lineRule="auto"/>
              <w:rPr>
                <w:del w:id="7" w:author="(GSMA) Gloria Trujillo" w:date="2024-02-08T00:06:00Z"/>
                <w:rFonts w:eastAsia="SimSun"/>
                <w:lang w:eastAsia="de-DE"/>
              </w:rPr>
            </w:pPr>
            <w:del w:id="8" w:author="(GSMA) Gloria Trujillo" w:date="2024-02-08T00:06:00Z">
              <w:r w:rsidRPr="00D266BA" w:rsidDel="001334DD">
                <w:rPr>
                  <w:b/>
                  <w:bCs/>
                  <w:lang w:eastAsia="de-DE"/>
                </w:rPr>
                <w:delText xml:space="preserve">New Product </w:delText>
              </w:r>
            </w:del>
            <w:del w:id="9" w:author="(GSMA) Gloria Trujillo" w:date="2023-12-12T00:10:00Z">
              <w:r w:rsidRPr="00D266BA" w:rsidDel="00AA4241">
                <w:rPr>
                  <w:rFonts w:cs="Arial"/>
                  <w:b/>
                  <w:bCs/>
                  <w:lang w:eastAsia="en-GB"/>
                </w:rPr>
                <w:delText>(as per Table C.2)</w:delText>
              </w:r>
            </w:del>
          </w:p>
        </w:tc>
      </w:tr>
      <w:tr w:rsidR="00EE31E0" w:rsidRPr="00C63796" w:rsidDel="001334DD" w14:paraId="09CD519B" w14:textId="60E0E9F2" w:rsidTr="0037555D">
        <w:trPr>
          <w:del w:id="10" w:author="(GSMA) Gloria Trujillo" w:date="2024-02-08T00:06:00Z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F9721" w14:textId="4B79F483" w:rsidR="00EE31E0" w:rsidRPr="00D266BA" w:rsidDel="001334DD" w:rsidRDefault="00EE31E0" w:rsidP="0037555D">
            <w:pPr>
              <w:textAlignment w:val="baseline"/>
              <w:rPr>
                <w:del w:id="11" w:author="(GSMA) Gloria Trujillo" w:date="2024-02-08T00:06:00Z"/>
                <w:rFonts w:eastAsia="Times New Roman" w:cs="Arial"/>
                <w:b/>
                <w:bCs/>
                <w:sz w:val="20"/>
                <w:lang w:eastAsia="en-GB"/>
              </w:rPr>
            </w:pPr>
            <w:del w:id="12" w:author="(GSMA) Gloria Trujillo" w:date="2024-02-08T00:06:00Z">
              <w:r w:rsidRPr="00D266BA" w:rsidDel="001334DD">
                <w:rPr>
                  <w:rFonts w:ascii="MS Gothic" w:eastAsia="MS Gothic" w:hAnsi="MS Gothic" w:hint="eastAsia"/>
                  <w:b/>
                  <w:bCs/>
                  <w:sz w:val="36"/>
                  <w:szCs w:val="36"/>
                  <w:lang w:eastAsia="en-GB"/>
                </w:rPr>
                <w:delText>☐</w:delText>
              </w:r>
              <w:r w:rsidRPr="00D266BA" w:rsidDel="001334DD">
                <w:rPr>
                  <w:rFonts w:ascii="Calibri" w:eastAsia="Times New Roman" w:hAnsi="Calibri" w:cs="Calibri"/>
                  <w:b/>
                  <w:bCs/>
                  <w:sz w:val="36"/>
                  <w:szCs w:val="36"/>
                  <w:lang w:eastAsia="en-GB"/>
                </w:rPr>
                <w:delText> </w:delText>
              </w:r>
            </w:del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5C46D" w14:textId="44753E39" w:rsidR="00AA4241" w:rsidRPr="00D266BA" w:rsidDel="001334DD" w:rsidRDefault="00EE31E0" w:rsidP="0037555D">
            <w:pPr>
              <w:pStyle w:val="NoSpacing"/>
              <w:spacing w:before="40" w:after="40" w:line="276" w:lineRule="auto"/>
              <w:rPr>
                <w:del w:id="13" w:author="(GSMA) Gloria Trujillo" w:date="2024-02-08T00:06:00Z"/>
                <w:rFonts w:eastAsia="SimSun"/>
                <w:lang w:eastAsia="de-DE"/>
              </w:rPr>
            </w:pPr>
            <w:del w:id="14" w:author="(GSMA) Gloria Trujillo" w:date="2023-12-12T00:10:00Z">
              <w:r w:rsidRPr="00D266BA" w:rsidDel="00AA4241">
                <w:rPr>
                  <w:b/>
                  <w:bCs/>
                  <w:lang w:eastAsia="de-DE"/>
                </w:rPr>
                <w:delText xml:space="preserve">Existing product in the field (e.g: update of an existing product declaration) </w:delText>
              </w:r>
              <w:r w:rsidRPr="00D266BA" w:rsidDel="00AA4241">
                <w:rPr>
                  <w:rFonts w:cs="Arial"/>
                  <w:b/>
                  <w:bCs/>
                  <w:lang w:eastAsia="en-GB"/>
                </w:rPr>
                <w:delText>(as per Table C.2)</w:delText>
              </w:r>
            </w:del>
          </w:p>
        </w:tc>
      </w:tr>
      <w:tr w:rsidR="00EE31E0" w:rsidRPr="00C63796" w:rsidDel="00F02091" w14:paraId="213D1C88" w14:textId="0F7BDD67" w:rsidTr="0037555D">
        <w:trPr>
          <w:del w:id="15" w:author="(GSMA) Gloria Trujillo" w:date="2024-02-08T09:00:00Z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07024" w14:textId="12D02BA5" w:rsidR="00EE31E0" w:rsidRPr="00D266BA" w:rsidDel="00F02091" w:rsidRDefault="00EE31E0" w:rsidP="0037555D">
            <w:pPr>
              <w:textAlignment w:val="baseline"/>
              <w:rPr>
                <w:del w:id="16" w:author="(GSMA) Gloria Trujillo" w:date="2024-02-08T09:00:00Z"/>
                <w:rFonts w:ascii="MS Gothic" w:eastAsia="MS Gothic" w:hAnsi="MS Gothic"/>
                <w:b/>
                <w:bCs/>
                <w:sz w:val="36"/>
                <w:szCs w:val="36"/>
                <w:lang w:eastAsia="en-GB"/>
              </w:rPr>
            </w:pPr>
            <w:del w:id="17" w:author="(GSMA) Gloria Trujillo" w:date="2023-12-12T00:11:00Z">
              <w:r w:rsidRPr="00D266BA" w:rsidDel="00AA4241">
                <w:rPr>
                  <w:rStyle w:val="normaltextrun"/>
                  <w:rFonts w:ascii="MS Gothic" w:eastAsia="MS Gothic" w:hAnsi="MS Gothic" w:cs="Segoe UI" w:hint="eastAsia"/>
                  <w:b/>
                  <w:bCs/>
                  <w:sz w:val="36"/>
                  <w:szCs w:val="36"/>
                  <w:u w:val="single"/>
                </w:rPr>
                <w:delText>☐</w:delText>
              </w:r>
            </w:del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ADDD6" w14:textId="57270872" w:rsidR="00EE31E0" w:rsidRPr="00D266BA" w:rsidDel="00F02091" w:rsidRDefault="00EE31E0" w:rsidP="0037555D">
            <w:pPr>
              <w:pStyle w:val="NoSpacing"/>
              <w:spacing w:before="40" w:after="40" w:line="276" w:lineRule="auto"/>
              <w:rPr>
                <w:del w:id="18" w:author="(GSMA) Gloria Trujillo" w:date="2024-02-08T09:00:00Z"/>
                <w:rStyle w:val="normaltextrun"/>
                <w:b/>
                <w:bCs/>
                <w:u w:val="single"/>
              </w:rPr>
            </w:pPr>
            <w:del w:id="19" w:author="(GSMA) Gloria Trujillo" w:date="2023-12-12T00:11:00Z">
              <w:r w:rsidRPr="00D266BA" w:rsidDel="00AA4241">
                <w:rPr>
                  <w:rStyle w:val="normaltextrun"/>
                  <w:b/>
                  <w:bCs/>
                  <w:u w:val="single"/>
                </w:rPr>
                <w:delText xml:space="preserve"> Existing Product Variant  </w:delText>
              </w:r>
              <w:r w:rsidRPr="00D266BA" w:rsidDel="00AA4241">
                <w:rPr>
                  <w:rFonts w:cs="Arial"/>
                  <w:b/>
                  <w:bCs/>
                  <w:lang w:eastAsia="en-GB"/>
                </w:rPr>
                <w:delText>(as per Table C.2)</w:delText>
              </w:r>
            </w:del>
          </w:p>
        </w:tc>
      </w:tr>
      <w:tr w:rsidR="00EE31E0" w:rsidRPr="00C63796" w:rsidDel="00F02091" w14:paraId="7D92196B" w14:textId="6E57A8A6" w:rsidTr="0037555D">
        <w:trPr>
          <w:del w:id="20" w:author="(GSMA) Gloria Trujillo" w:date="2024-02-08T09:00:00Z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C5351" w14:textId="1D0876F2" w:rsidR="00EE31E0" w:rsidRPr="00D266BA" w:rsidDel="00F02091" w:rsidRDefault="00EE31E0" w:rsidP="0037555D">
            <w:pPr>
              <w:textAlignment w:val="baseline"/>
              <w:rPr>
                <w:del w:id="21" w:author="(GSMA) Gloria Trujillo" w:date="2024-02-08T09:00:00Z"/>
                <w:rStyle w:val="normaltextrun"/>
                <w:rFonts w:ascii="MS Gothic" w:eastAsia="MS Gothic" w:hAnsi="MS Gothic" w:cs="Segoe UI"/>
                <w:b/>
                <w:bCs/>
                <w:sz w:val="36"/>
                <w:szCs w:val="36"/>
                <w:u w:val="single"/>
              </w:rPr>
            </w:pPr>
            <w:del w:id="22" w:author="(GSMA) Gloria Trujillo" w:date="2024-02-08T09:00:00Z">
              <w:r w:rsidRPr="00D266BA" w:rsidDel="00F02091">
                <w:rPr>
                  <w:rStyle w:val="normaltextrun"/>
                  <w:rFonts w:ascii="MS Gothic" w:eastAsia="MS Gothic" w:hAnsi="MS Gothic" w:cs="Segoe UI" w:hint="eastAsia"/>
                  <w:b/>
                  <w:bCs/>
                  <w:sz w:val="36"/>
                  <w:szCs w:val="36"/>
                  <w:u w:val="single"/>
                </w:rPr>
                <w:lastRenderedPageBreak/>
                <w:delText>☐</w:delText>
              </w:r>
            </w:del>
          </w:p>
        </w:tc>
        <w:tc>
          <w:tcPr>
            <w:tcW w:w="8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50FF5" w14:textId="17CEA9E0" w:rsidR="00EE31E0" w:rsidRPr="00D266BA" w:rsidDel="00F02091" w:rsidRDefault="00EE31E0" w:rsidP="0037555D">
            <w:pPr>
              <w:pStyle w:val="NoSpacing"/>
              <w:spacing w:before="40" w:after="40" w:line="276" w:lineRule="auto"/>
              <w:rPr>
                <w:del w:id="23" w:author="(GSMA) Gloria Trujillo" w:date="2024-02-08T09:00:00Z"/>
                <w:rStyle w:val="normaltextrun"/>
                <w:b/>
                <w:bCs/>
                <w:u w:val="single"/>
              </w:rPr>
            </w:pPr>
            <w:del w:id="24" w:author="(GSMA) Gloria Trujillo" w:date="2024-02-08T09:00:00Z">
              <w:r w:rsidRPr="00AA4241" w:rsidDel="00F02091">
                <w:rPr>
                  <w:rStyle w:val="normaltextrun"/>
                  <w:b/>
                  <w:bCs/>
                  <w:rPrChange w:id="25" w:author="(GSMA) Gloria Trujillo" w:date="2023-12-12T00:12:00Z">
                    <w:rPr>
                      <w:rStyle w:val="normaltextrun"/>
                      <w:b/>
                      <w:bCs/>
                      <w:u w:val="single"/>
                    </w:rPr>
                  </w:rPrChange>
                </w:rPr>
                <w:delText xml:space="preserve">Fast Track </w:delText>
              </w:r>
            </w:del>
            <w:del w:id="26" w:author="(GSMA) Gloria Trujillo" w:date="2023-12-12T00:12:00Z">
              <w:r w:rsidRPr="00AA4241" w:rsidDel="00AA4241">
                <w:rPr>
                  <w:rFonts w:cs="Arial"/>
                  <w:b/>
                  <w:bCs/>
                  <w:lang w:eastAsia="en-GB"/>
                  <w:rPrChange w:id="27" w:author="(GSMA) Gloria Trujillo" w:date="2023-12-12T00:12:00Z">
                    <w:rPr>
                      <w:rFonts w:cs="Arial"/>
                      <w:lang w:eastAsia="en-GB"/>
                    </w:rPr>
                  </w:rPrChange>
                </w:rPr>
                <w:delText>u</w:delText>
              </w:r>
            </w:del>
            <w:del w:id="28" w:author="(GSMA) Gloria Trujillo" w:date="2024-02-08T09:00:00Z">
              <w:r w:rsidRPr="00AA4241" w:rsidDel="00F02091">
                <w:rPr>
                  <w:rFonts w:cs="Arial"/>
                  <w:b/>
                  <w:bCs/>
                  <w:lang w:eastAsia="en-GB"/>
                  <w:rPrChange w:id="29" w:author="(GSMA) Gloria Trujillo" w:date="2023-12-12T00:12:00Z">
                    <w:rPr>
                      <w:rFonts w:cs="Arial"/>
                      <w:lang w:eastAsia="en-GB"/>
                    </w:rPr>
                  </w:rPrChange>
                </w:rPr>
                <w:delText>pdate</w:delText>
              </w:r>
              <w:r w:rsidRPr="00D266BA" w:rsidDel="00F02091">
                <w:rPr>
                  <w:rFonts w:cs="Arial"/>
                  <w:lang w:eastAsia="en-GB"/>
                </w:rPr>
                <w:delText xml:space="preserve"> </w:delText>
              </w:r>
              <w:r w:rsidRPr="00D266BA" w:rsidDel="00F02091">
                <w:rPr>
                  <w:rFonts w:cs="Arial"/>
                  <w:b/>
                  <w:bCs/>
                  <w:lang w:eastAsia="en-GB"/>
                </w:rPr>
                <w:delText>(as per section 3.</w:delText>
              </w:r>
            </w:del>
            <w:del w:id="30" w:author="(GSMA) Gloria Trujillo" w:date="2023-12-12T00:11:00Z">
              <w:r w:rsidRPr="00D266BA" w:rsidDel="00AA4241">
                <w:rPr>
                  <w:rFonts w:cs="Arial"/>
                  <w:b/>
                  <w:bCs/>
                  <w:lang w:eastAsia="en-GB"/>
                </w:rPr>
                <w:delText>1.1</w:delText>
              </w:r>
            </w:del>
            <w:del w:id="31" w:author="(GSMA) Gloria Trujillo" w:date="2024-02-08T09:00:00Z">
              <w:r w:rsidRPr="00D266BA" w:rsidDel="00F02091">
                <w:rPr>
                  <w:rFonts w:cs="Arial"/>
                  <w:b/>
                  <w:bCs/>
                  <w:lang w:eastAsia="en-GB"/>
                </w:rPr>
                <w:delText>)</w:delText>
              </w:r>
            </w:del>
          </w:p>
        </w:tc>
      </w:tr>
    </w:tbl>
    <w:p w14:paraId="4EA23B7E" w14:textId="144DECE4" w:rsidR="00600187" w:rsidRDefault="00600187" w:rsidP="00D23163">
      <w:pPr>
        <w:pStyle w:val="NoSpacing"/>
        <w:rPr>
          <w:noProof/>
        </w:rPr>
      </w:pPr>
    </w:p>
    <w:p w14:paraId="0C85B249" w14:textId="77777777" w:rsidR="00EE31E0" w:rsidRDefault="00EE31E0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53DDD125" w:rsidR="00D23163" w:rsidRDefault="00D23163" w:rsidP="006F0437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Do you intend to apply for a new </w:t>
            </w:r>
            <w:r w:rsidR="00EE31E0">
              <w:rPr>
                <w:noProof/>
              </w:rPr>
              <w:t xml:space="preserve">EUM CA </w:t>
            </w:r>
            <w:r>
              <w:rPr>
                <w:noProof/>
              </w:rPr>
              <w:t>(PKI) Certificate for this eUICC</w:t>
            </w:r>
            <w:r w:rsidR="00EE31E0">
              <w:rPr>
                <w:noProof/>
              </w:rPr>
              <w:t xml:space="preserve"> product</w:t>
            </w:r>
            <w:r>
              <w:rPr>
                <w:noProof/>
              </w:rPr>
              <w:t>?</w:t>
            </w:r>
          </w:p>
        </w:tc>
      </w:tr>
      <w:tr w:rsidR="00D23163" w14:paraId="178BF011" w14:textId="77777777" w:rsidTr="00512320">
        <w:tc>
          <w:tcPr>
            <w:tcW w:w="4508" w:type="dxa"/>
          </w:tcPr>
          <w:p w14:paraId="62BE484C" w14:textId="41570A1D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rStyle w:val="TableTextChar"/>
                <w:b/>
              </w:rPr>
              <w:t>Ye</w:t>
            </w:r>
            <w:r w:rsidRPr="006F0437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232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8E865E6" w14:textId="33652818" w:rsidR="00D23163" w:rsidRDefault="00D23163" w:rsidP="006F0437">
            <w:pPr>
              <w:pStyle w:val="NoSpacing"/>
              <w:jc w:val="center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(New </w:t>
            </w:r>
            <w:r w:rsidR="00EA0BA1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</w:t>
            </w:r>
            <w:r w:rsidR="00EE31E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PKI </w:t>
            </w: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Certificate)</w:t>
            </w:r>
          </w:p>
        </w:tc>
        <w:tc>
          <w:tcPr>
            <w:tcW w:w="4508" w:type="dxa"/>
          </w:tcPr>
          <w:p w14:paraId="4699FDAC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6F0437">
              <w:rPr>
                <w:b/>
                <w:noProof/>
              </w:rPr>
              <w:t>No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1CA59683" w14:textId="4712EAFB" w:rsidR="00D23163" w:rsidRDefault="00D23163" w:rsidP="006E1F25">
            <w:pPr>
              <w:pStyle w:val="NoSpacing"/>
              <w:rPr>
                <w:noProof/>
              </w:rPr>
            </w:pPr>
            <w:r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reuse existing </w:t>
            </w:r>
            <w:r w:rsidR="00EA0BA1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EUM CA </w:t>
            </w:r>
            <w:proofErr w:type="spellStart"/>
            <w:r w:rsidR="00EE31E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PKI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Certificate</w:t>
            </w:r>
            <w:proofErr w:type="spellEnd"/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)</w:t>
            </w:r>
          </w:p>
        </w:tc>
      </w:tr>
    </w:tbl>
    <w:p w14:paraId="6E8572CC" w14:textId="77777777" w:rsidR="00D23163" w:rsidRDefault="00D23163" w:rsidP="00D23163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465CA1DB" w:rsidR="00D23163" w:rsidRDefault="00D23163" w:rsidP="006E1F25">
            <w:pPr>
              <w:pStyle w:val="TableHeader"/>
              <w:rPr>
                <w:noProof/>
              </w:rPr>
            </w:pPr>
            <w:r>
              <w:rPr>
                <w:noProof/>
              </w:rPr>
              <w:t xml:space="preserve">If “No”, please indicate the Digital (PKI) certificate that will be re-used for this </w:t>
            </w:r>
            <w:r w:rsidR="00EE31E0">
              <w:rPr>
                <w:noProof/>
              </w:rPr>
              <w:t>Euicc product</w:t>
            </w:r>
          </w:p>
        </w:tc>
      </w:tr>
      <w:tr w:rsidR="00D23163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1E3C118D" w14:textId="77777777" w:rsidR="00EA0BA1" w:rsidRDefault="00EA0BA1" w:rsidP="00EA0BA1">
      <w:pPr>
        <w:pStyle w:val="Heading3"/>
        <w:numPr>
          <w:ilvl w:val="0"/>
          <w:numId w:val="0"/>
        </w:numPr>
        <w:ind w:left="851" w:hanging="851"/>
      </w:pPr>
      <w:r>
        <w:t>A.3.1.1</w:t>
      </w:r>
      <w:r w:rsidRPr="002A27F9">
        <w:t xml:space="preserve"> Details of </w:t>
      </w:r>
      <w:r>
        <w:t>Organisation responsible for eUICC Digital (PKI) Certificate Management</w:t>
      </w:r>
    </w:p>
    <w:p w14:paraId="017A0752" w14:textId="77777777" w:rsidR="00EA0BA1" w:rsidRDefault="00EA0BA1" w:rsidP="00EA0BA1">
      <w:pPr>
        <w:pStyle w:val="NormalParagraph"/>
        <w:rPr>
          <w:lang w:eastAsia="en-US" w:bidi="bn-BD"/>
        </w:rPr>
      </w:pPr>
      <w:r>
        <w:rPr>
          <w:lang w:eastAsia="en-US" w:bidi="bn-BD"/>
        </w:rPr>
        <w:t xml:space="preserve">Provide the site name(s) and SAS-UP reference details of the organisation(s) receiving EUM Sub-CA certificates, using them to issue eUICC certificates.  </w:t>
      </w:r>
    </w:p>
    <w:p w14:paraId="41779800" w14:textId="77777777" w:rsidR="00EA0BA1" w:rsidRPr="00807C1C" w:rsidRDefault="00EA0BA1" w:rsidP="00EA0BA1">
      <w:pPr>
        <w:pStyle w:val="NormalParagraph"/>
      </w:pPr>
      <w:r>
        <w:rPr>
          <w:lang w:eastAsia="en-US" w:bidi="bn-BD"/>
        </w:rPr>
        <w:t>Indicate the site used for the eUICC Digital (PKI) Certificate Management below: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EA0BA1" w:rsidRPr="00240BB5" w14:paraId="36559BB9" w14:textId="77777777" w:rsidTr="002636D5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40F0F38" w14:textId="77777777" w:rsidR="00EA0BA1" w:rsidRDefault="00EA0BA1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Organisation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7A6C4" w14:textId="77777777" w:rsidR="00EA0BA1" w:rsidRDefault="00EA0BA1" w:rsidP="002636D5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[</w:t>
            </w:r>
            <w:r w:rsidRPr="00CF7526">
              <w:rPr>
                <w:i/>
                <w:color w:val="808080" w:themeColor="background1" w:themeShade="80"/>
                <w:lang w:eastAsia="en-GB"/>
              </w:rPr>
              <w:t>Organisation name operating as a EUM Sub-CA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] </w:t>
            </w:r>
          </w:p>
        </w:tc>
      </w:tr>
      <w:tr w:rsidR="00EA0BA1" w:rsidRPr="00240BB5" w14:paraId="05F758AC" w14:textId="77777777" w:rsidTr="002636D5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D43DF0D" w14:textId="77777777" w:rsidR="00EA0BA1" w:rsidRPr="00403C24" w:rsidRDefault="00EA0BA1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Site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BD33" w14:textId="77777777" w:rsidR="00EA0BA1" w:rsidRPr="00240BB5" w:rsidRDefault="00EA0BA1" w:rsidP="002636D5">
            <w:pPr>
              <w:pStyle w:val="TableText"/>
              <w:rPr>
                <w:noProof/>
                <w:sz w:val="24"/>
                <w:lang w:bidi="bn-BD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[Site name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="00EA0BA1" w:rsidRPr="00240BB5" w14:paraId="4DA8FFBF" w14:textId="77777777" w:rsidTr="002636D5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D117DCC" w14:textId="77777777" w:rsidR="00EA0BA1" w:rsidRPr="00403C24" w:rsidRDefault="00EA0BA1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3E79C" w14:textId="77777777" w:rsidR="00EA0BA1" w:rsidRPr="00240BB5" w:rsidRDefault="00EA0BA1" w:rsidP="002636D5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14:paraId="0E6330E5" w14:textId="21713ED6" w:rsidR="00EA0BA1" w:rsidRDefault="00EA0BA1" w:rsidP="00EA0BA1">
      <w:pPr>
        <w:pStyle w:val="NormalParagraph"/>
        <w:rPr>
          <w:lang w:eastAsia="en-US" w:bidi="bn-BD"/>
        </w:rPr>
      </w:pPr>
      <w:r>
        <w:rPr>
          <w:lang w:eastAsia="en-US" w:bidi="bn-BD"/>
        </w:rPr>
        <w:t>This table SHALL be repeated for each site that receives EUM Sub-CA certificate(s) signed by the EUM CA.</w:t>
      </w:r>
    </w:p>
    <w:p w14:paraId="5CFFAFC8" w14:textId="4B581D27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 xml:space="preserve">A.3.2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159B1E06" w:rsidR="00E36E95" w:rsidRDefault="00122846" w:rsidP="006F0437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7ADB86EC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2D3F528" w:rsidR="00122846" w:rsidRPr="006F043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  <w:tr w:rsidR="00122846" w:rsidRPr="00466E27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1C4D0A7C" w:rsidR="00122846" w:rsidRPr="00D7013D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634F7F">
              <w:rPr>
                <w:noProof/>
                <w:lang w:bidi="bn-BD"/>
              </w:rPr>
              <w:t xml:space="preserve">Trusted Connectivity Alliance (formerly </w:t>
            </w:r>
            <w:r w:rsidR="00122846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122846">
              <w:rPr>
                <w:noProof/>
                <w:lang w:bidi="bn-BD"/>
              </w:rPr>
              <w:t xml:space="preserve"> eUICC Profile Package Interoperable Format Technical Specification version</w:t>
            </w:r>
            <w:r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0C89B100" w:rsidR="00122846" w:rsidRPr="000628CD" w:rsidRDefault="00634F7F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634F7F">
              <w:rPr>
                <w:color w:val="808080" w:themeColor="background1" w:themeShade="80"/>
                <w:lang w:eastAsia="en-GB"/>
              </w:rPr>
              <w:t>[All TCA eUICC Profile Package versions indicated by the eUICC must be listed here]</w:t>
            </w:r>
            <w:r>
              <w:rPr>
                <w:rStyle w:val="eop"/>
                <w:color w:val="808080"/>
                <w:szCs w:val="20"/>
                <w:shd w:val="clear" w:color="auto" w:fill="FFFFFF"/>
              </w:rPr>
              <w:t> </w:t>
            </w:r>
          </w:p>
        </w:tc>
      </w:tr>
    </w:tbl>
    <w:p w14:paraId="3DCC1816" w14:textId="1FBD0210" w:rsidR="00907610" w:rsidRDefault="00907610" w:rsidP="00907610">
      <w:pPr>
        <w:pStyle w:val="Heading2"/>
        <w:numPr>
          <w:ilvl w:val="0"/>
          <w:numId w:val="0"/>
        </w:numPr>
      </w:pPr>
      <w:r w:rsidRPr="00122846">
        <w:t>A.3.</w:t>
      </w:r>
      <w:r>
        <w:t>3</w:t>
      </w:r>
      <w:r w:rsidRPr="00122846">
        <w:t xml:space="preserve"> </w:t>
      </w:r>
      <w:r>
        <w:t xml:space="preserve">Support of Optional </w:t>
      </w:r>
      <w:r w:rsidR="007F0C5C">
        <w:t xml:space="preserve">and Conditional </w:t>
      </w:r>
      <w:r>
        <w:t>Features and Profiles</w:t>
      </w:r>
    </w:p>
    <w:p w14:paraId="184314F1" w14:textId="51F10C26" w:rsidR="00DE179D" w:rsidRPr="00907610" w:rsidRDefault="007A23DF" w:rsidP="00907610">
      <w:pPr>
        <w:pStyle w:val="NormalParagraph"/>
      </w:pPr>
      <w:r>
        <w:t>Indicate</w:t>
      </w:r>
      <w:r w:rsidRPr="00907610">
        <w:t xml:space="preserve"> </w:t>
      </w:r>
      <w:r w:rsidR="00E36E95" w:rsidRPr="00907610">
        <w:t xml:space="preserve">all </w:t>
      </w:r>
      <w:r w:rsidRPr="009C0E63">
        <w:rPr>
          <w:noProof/>
        </w:rPr>
        <w:t xml:space="preserve">optional features in the referenced </w:t>
      </w:r>
      <w:r w:rsidR="00C62065" w:rsidRPr="00907610">
        <w:t xml:space="preserve">SGP.21 and SGP.22 </w:t>
      </w:r>
      <w:r w:rsidRPr="009C0E63">
        <w:rPr>
          <w:noProof/>
        </w:rPr>
        <w:t xml:space="preserve">specifications </w:t>
      </w:r>
      <w:r>
        <w:t>that are</w:t>
      </w:r>
      <w:r w:rsidRPr="00907610" w:rsidDel="007A23DF">
        <w:t xml:space="preserve"> </w:t>
      </w:r>
      <w:r w:rsidR="00E36E95" w:rsidRPr="00907610">
        <w:t xml:space="preserve">supported by this </w:t>
      </w:r>
      <w:r w:rsidR="00BD7CF2" w:rsidRPr="00907610">
        <w:t>eUICC.</w:t>
      </w:r>
    </w:p>
    <w:p w14:paraId="37CACE7D" w14:textId="0F45EC89" w:rsidR="00E36E95" w:rsidRPr="00907610" w:rsidRDefault="00E36E95" w:rsidP="00907610">
      <w:pPr>
        <w:pStyle w:val="NormalParagraph"/>
        <w:rPr>
          <w:rStyle w:val="Emphasis"/>
          <w:i w:val="0"/>
          <w:iCs w:val="0"/>
        </w:rPr>
      </w:pPr>
      <w:r w:rsidRPr="00907610">
        <w:rPr>
          <w:rStyle w:val="Emphasis"/>
          <w:i w:val="0"/>
          <w:iCs w:val="0"/>
        </w:rPr>
        <w:t xml:space="preserve">Any optional </w:t>
      </w:r>
      <w:r w:rsidR="007F0C5C">
        <w:rPr>
          <w:rStyle w:val="Emphasis"/>
          <w:i w:val="0"/>
          <w:iCs w:val="0"/>
        </w:rPr>
        <w:t xml:space="preserve">or conditional </w:t>
      </w:r>
      <w:r w:rsidRPr="00907610">
        <w:rPr>
          <w:rStyle w:val="Emphasis"/>
          <w:i w:val="0"/>
          <w:iCs w:val="0"/>
        </w:rPr>
        <w:t xml:space="preserve">features / functionality not </w:t>
      </w:r>
      <w:r w:rsidR="00114CD2" w:rsidRPr="00907610">
        <w:rPr>
          <w:rStyle w:val="Emphasis"/>
          <w:i w:val="0"/>
          <w:iCs w:val="0"/>
        </w:rPr>
        <w:t>identified</w:t>
      </w:r>
      <w:r w:rsidRPr="00907610">
        <w:rPr>
          <w:rStyle w:val="Emphasis"/>
          <w:i w:val="0"/>
          <w:iCs w:val="0"/>
        </w:rPr>
        <w:t xml:space="preserve"> here are assumed </w:t>
      </w:r>
      <w:r w:rsidR="00114CD2" w:rsidRPr="00907610">
        <w:rPr>
          <w:rStyle w:val="Emphasis"/>
          <w:i w:val="0"/>
          <w:iCs w:val="0"/>
        </w:rPr>
        <w:t>as</w:t>
      </w:r>
      <w:r w:rsidRPr="00907610">
        <w:rPr>
          <w:rStyle w:val="Emphasis"/>
          <w:i w:val="0"/>
          <w:iCs w:val="0"/>
        </w:rPr>
        <w:t xml:space="preserve"> not supported</w:t>
      </w:r>
      <w:r w:rsidR="00114CD2" w:rsidRPr="00907610">
        <w:rPr>
          <w:rStyle w:val="Emphasis"/>
          <w:i w:val="0"/>
          <w:iCs w:val="0"/>
        </w:rPr>
        <w:t xml:space="preserve">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5284"/>
        <w:gridCol w:w="1426"/>
        <w:gridCol w:w="1451"/>
      </w:tblGrid>
      <w:tr w:rsidR="007F0C5C" w:rsidRPr="00CA3091" w14:paraId="418068E7" w14:textId="77777777" w:rsidTr="00FB5AA0">
        <w:trPr>
          <w:trHeight w:val="432"/>
        </w:trPr>
        <w:tc>
          <w:tcPr>
            <w:tcW w:w="3405" w:type="pct"/>
            <w:gridSpan w:val="2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5A4C1550" w:rsidR="007F0C5C" w:rsidRPr="00ED5C7C" w:rsidRDefault="007F0C5C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</w:t>
            </w:r>
            <w:r>
              <w:rPr>
                <w:noProof/>
                <w:lang w:bidi="bn-BD"/>
              </w:rPr>
              <w:t xml:space="preserve">and Conditional </w:t>
            </w:r>
            <w:r w:rsidRPr="00ED5C7C">
              <w:rPr>
                <w:noProof/>
                <w:lang w:bidi="bn-BD"/>
              </w:rPr>
              <w:t xml:space="preserve">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791" w:type="pct"/>
            <w:shd w:val="clear" w:color="auto" w:fill="C00000"/>
          </w:tcPr>
          <w:p w14:paraId="64CCB0DE" w14:textId="50FA4EF2" w:rsidR="007F0C5C" w:rsidRPr="00ED5C7C" w:rsidRDefault="007F0C5C" w:rsidP="00907610">
            <w:pPr>
              <w:pStyle w:val="TableHeader"/>
              <w:jc w:val="cent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Optional or Conditional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61ED39BB" w:rsidR="007F0C5C" w:rsidRPr="00ED5C7C" w:rsidRDefault="007F0C5C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7F0C5C" w:rsidRPr="00CA3091" w14:paraId="3840F928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690" w:type="pct"/>
            <w:shd w:val="clear" w:color="auto" w:fill="FFFFFF" w:themeFill="background1"/>
          </w:tcPr>
          <w:p w14:paraId="6B2AA755" w14:textId="49F98CEE" w:rsidR="007F0C5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1BAA311B" w:rsidR="007F0C5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6A439140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E7A8FE" w14:textId="77777777" w:rsidR="007F0C5C" w:rsidRDefault="007F0C5C" w:rsidP="007F0C5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Revocation Status Management</w:t>
            </w:r>
          </w:p>
          <w:p w14:paraId="2FA33FCF" w14:textId="646E8EC7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(Condition: </w:t>
            </w:r>
            <w:r w:rsidRPr="002405E1">
              <w:rPr>
                <w:noProof/>
                <w:lang w:bidi="bn-BD"/>
              </w:rPr>
              <w:t>when the additional EUM SubCA is used</w:t>
            </w:r>
            <w:r>
              <w:rPr>
                <w:noProof/>
                <w:lang w:bidi="bn-BD"/>
              </w:rPr>
              <w:t>)</w:t>
            </w:r>
          </w:p>
        </w:tc>
        <w:tc>
          <w:tcPr>
            <w:tcW w:w="690" w:type="pct"/>
            <w:shd w:val="clear" w:color="auto" w:fill="FFFFFF" w:themeFill="background1"/>
          </w:tcPr>
          <w:p w14:paraId="7C90E9CB" w14:textId="05A05C55" w:rsidR="007F0C5C" w:rsidRPr="00030720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5E624F81" w:rsidR="007F0C5C" w:rsidRPr="00FE1D33" w:rsidRDefault="007F0C5C" w:rsidP="007F0C5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69A10BE3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Test Profile / eUICC Test Memory Reset</w:t>
            </w:r>
          </w:p>
        </w:tc>
        <w:tc>
          <w:tcPr>
            <w:tcW w:w="690" w:type="pct"/>
            <w:shd w:val="clear" w:color="auto" w:fill="FFFFFF" w:themeFill="background1"/>
          </w:tcPr>
          <w:p w14:paraId="0938538C" w14:textId="7402E27F" w:rsidR="007F0C5C" w:rsidRPr="00030720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5E65FA18" w:rsidR="007F0C5C" w:rsidRPr="00FE1D33" w:rsidRDefault="007F0C5C" w:rsidP="007F0C5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5A5F1BC3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JavaCard</w:t>
            </w:r>
          </w:p>
        </w:tc>
        <w:tc>
          <w:tcPr>
            <w:tcW w:w="690" w:type="pct"/>
            <w:shd w:val="clear" w:color="auto" w:fill="FFFFFF" w:themeFill="background1"/>
          </w:tcPr>
          <w:p w14:paraId="3653AE49" w14:textId="2DB81621" w:rsidR="007F0C5C" w:rsidRPr="00030720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50E9D9C1" w:rsidR="007F0C5C" w:rsidRPr="00FE1D33" w:rsidRDefault="007F0C5C" w:rsidP="007F0C5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25F03470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NFC Features </w:t>
            </w:r>
          </w:p>
        </w:tc>
        <w:tc>
          <w:tcPr>
            <w:tcW w:w="690" w:type="pct"/>
            <w:shd w:val="clear" w:color="auto" w:fill="FFFFFF" w:themeFill="background1"/>
          </w:tcPr>
          <w:p w14:paraId="39E2123E" w14:textId="0A35AA5C" w:rsidR="007F0C5C" w:rsidRPr="00030720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4351F2F2" w:rsidR="007F0C5C" w:rsidRPr="00FE1D33" w:rsidRDefault="007F0C5C" w:rsidP="007F0C5C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21662A82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M</w:t>
            </w:r>
            <w:r>
              <w:rPr>
                <w:noProof/>
                <w:lang w:bidi="bn-BD"/>
              </w:rPr>
              <w:t>IFARE</w:t>
            </w:r>
            <w:r w:rsidRPr="00ED5C7C">
              <w:rPr>
                <w:noProof/>
                <w:lang w:bidi="bn-BD"/>
              </w:rPr>
              <w:t xml:space="preserve"> for mobile (M4M)</w:t>
            </w:r>
          </w:p>
        </w:tc>
        <w:tc>
          <w:tcPr>
            <w:tcW w:w="690" w:type="pct"/>
            <w:shd w:val="clear" w:color="auto" w:fill="FFFFFF" w:themeFill="background1"/>
          </w:tcPr>
          <w:p w14:paraId="0487091B" w14:textId="47D55201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30E2B6AE" w:rsidR="007F0C5C" w:rsidRPr="00030720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7504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28909EED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71EAF25" w14:textId="62615D19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APDU API</w:t>
            </w:r>
          </w:p>
        </w:tc>
        <w:tc>
          <w:tcPr>
            <w:tcW w:w="690" w:type="pct"/>
            <w:shd w:val="clear" w:color="auto" w:fill="FFFFFF" w:themeFill="background1"/>
          </w:tcPr>
          <w:p w14:paraId="639111EC" w14:textId="5DB7CE3F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2F31E7A6" w14:textId="4B7506C2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0C6A2009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674E2739" w14:textId="6C9CECFA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Remote Profile Management</w:t>
            </w:r>
          </w:p>
        </w:tc>
        <w:tc>
          <w:tcPr>
            <w:tcW w:w="690" w:type="pct"/>
            <w:shd w:val="clear" w:color="auto" w:fill="FFFFFF" w:themeFill="background1"/>
          </w:tcPr>
          <w:p w14:paraId="1BD0AFB8" w14:textId="6F703794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C43B456" w14:textId="4F697595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0BB2D88D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4E5A312E" w14:textId="2ED4A67C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Enterprise</w:t>
            </w:r>
          </w:p>
        </w:tc>
        <w:tc>
          <w:tcPr>
            <w:tcW w:w="690" w:type="pct"/>
            <w:shd w:val="clear" w:color="auto" w:fill="FFFFFF" w:themeFill="background1"/>
          </w:tcPr>
          <w:p w14:paraId="6FA3287F" w14:textId="3F1109CC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51D9A3C" w14:textId="2FF1F079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45FA5BFA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87D0A4B" w14:textId="39926EC1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SM-DS Push Service</w:t>
            </w:r>
          </w:p>
        </w:tc>
        <w:tc>
          <w:tcPr>
            <w:tcW w:w="690" w:type="pct"/>
            <w:shd w:val="clear" w:color="auto" w:fill="FFFFFF" w:themeFill="background1"/>
          </w:tcPr>
          <w:p w14:paraId="29615902" w14:textId="0BB1B9A5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5000B3B1" w14:textId="61558878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3284B51B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76BC27FA" w14:textId="0E122E15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 xml:space="preserve">Multiple Root </w:t>
            </w:r>
            <w:r>
              <w:rPr>
                <w:noProof/>
                <w:lang w:bidi="bn-BD"/>
              </w:rPr>
              <w:t>SM-</w:t>
            </w:r>
            <w:r w:rsidRPr="00D74C30">
              <w:rPr>
                <w:noProof/>
                <w:lang w:bidi="bn-BD"/>
              </w:rPr>
              <w:t>DS</w:t>
            </w:r>
          </w:p>
        </w:tc>
        <w:tc>
          <w:tcPr>
            <w:tcW w:w="690" w:type="pct"/>
            <w:shd w:val="clear" w:color="auto" w:fill="FFFFFF" w:themeFill="background1"/>
          </w:tcPr>
          <w:p w14:paraId="2391F3CB" w14:textId="3C2B9CF3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2B568DA5" w14:textId="16A06D68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5F64D3AB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728453C8" w14:textId="16025C70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 xml:space="preserve">LPA Proxy </w:t>
            </w:r>
          </w:p>
        </w:tc>
        <w:tc>
          <w:tcPr>
            <w:tcW w:w="690" w:type="pct"/>
            <w:shd w:val="clear" w:color="auto" w:fill="FFFFFF" w:themeFill="background1"/>
          </w:tcPr>
          <w:p w14:paraId="5D04B71C" w14:textId="7030DDFB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598F094E" w14:textId="31427163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6599CE80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30C0F744" w14:textId="00E8AE8F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eUICC O</w:t>
            </w:r>
            <w:r w:rsidRPr="00D74C30">
              <w:rPr>
                <w:noProof/>
                <w:lang w:bidi="bn-BD"/>
              </w:rPr>
              <w:t>S Update &amp; Renewal</w:t>
            </w:r>
            <w:r>
              <w:rPr>
                <w:noProof/>
                <w:lang w:bidi="bn-BD"/>
              </w:rPr>
              <w:t xml:space="preserve"> </w:t>
            </w:r>
          </w:p>
        </w:tc>
        <w:tc>
          <w:tcPr>
            <w:tcW w:w="690" w:type="pct"/>
            <w:shd w:val="clear" w:color="auto" w:fill="FFFFFF" w:themeFill="background1"/>
          </w:tcPr>
          <w:p w14:paraId="04BB70EE" w14:textId="1DC0DFDF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75DACA8F" w14:textId="18F18657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0DFED46D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26365E41" w14:textId="5AE5A75F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Multiple Enable</w:t>
            </w:r>
            <w:r>
              <w:rPr>
                <w:noProof/>
                <w:lang w:bidi="bn-BD"/>
              </w:rPr>
              <w:t>d</w:t>
            </w:r>
            <w:r w:rsidRPr="00D74C30">
              <w:rPr>
                <w:noProof/>
                <w:lang w:bidi="bn-BD"/>
              </w:rPr>
              <w:t xml:space="preserve"> Profile</w:t>
            </w:r>
            <w:r>
              <w:rPr>
                <w:noProof/>
                <w:lang w:bidi="bn-BD"/>
              </w:rPr>
              <w:t>s</w:t>
            </w:r>
          </w:p>
        </w:tc>
        <w:tc>
          <w:tcPr>
            <w:tcW w:w="690" w:type="pct"/>
            <w:shd w:val="clear" w:color="auto" w:fill="FFFFFF" w:themeFill="background1"/>
          </w:tcPr>
          <w:p w14:paraId="522964D5" w14:textId="0B5920E4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0ECA9D3D" w14:textId="25E80C37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4B780DB9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6AA7AD3B" w14:textId="7C7FEEFC" w:rsidR="007F0C5C" w:rsidRPr="00ED5C7C" w:rsidRDefault="007F0C5C" w:rsidP="007F0C5C">
            <w:pPr>
              <w:pStyle w:val="TableText"/>
              <w:rPr>
                <w:noProof/>
                <w:lang w:bidi="bn-BD"/>
              </w:rPr>
            </w:pPr>
            <w:r w:rsidRPr="00D74C30">
              <w:rPr>
                <w:noProof/>
                <w:lang w:bidi="bn-BD"/>
              </w:rPr>
              <w:t>Device Change</w:t>
            </w:r>
          </w:p>
        </w:tc>
        <w:tc>
          <w:tcPr>
            <w:tcW w:w="690" w:type="pct"/>
            <w:shd w:val="clear" w:color="auto" w:fill="FFFFFF" w:themeFill="background1"/>
          </w:tcPr>
          <w:p w14:paraId="4F8DCCA0" w14:textId="754F8B1D" w:rsidR="007F0C5C" w:rsidRPr="004A267C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DADB150" w14:textId="190E2AD4" w:rsidR="007F0C5C" w:rsidRPr="00D57504" w:rsidRDefault="007F0C5C" w:rsidP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FB5AA0" w:rsidRPr="00CA3091" w14:paraId="10C1B12F" w14:textId="77777777" w:rsidTr="007F0C5C">
        <w:trPr>
          <w:trHeight w:val="425"/>
        </w:trPr>
        <w:tc>
          <w:tcPr>
            <w:tcW w:w="3620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453CB7FC" w14:textId="4D7024B3" w:rsidR="00FB5AA0" w:rsidRPr="00D74C30" w:rsidRDefault="00FB5AA0" w:rsidP="00FB5AA0">
            <w:pPr>
              <w:pStyle w:val="TableText"/>
              <w:rPr>
                <w:noProof/>
                <w:lang w:bidi="bn-BD"/>
              </w:rPr>
            </w:pPr>
            <w:r w:rsidRPr="00B20C45">
              <w:rPr>
                <w:noProof/>
                <w:lang w:bidi="bn-BD"/>
              </w:rPr>
              <w:t>Pending Operation Alerting</w:t>
            </w:r>
          </w:p>
        </w:tc>
        <w:tc>
          <w:tcPr>
            <w:tcW w:w="690" w:type="pct"/>
            <w:shd w:val="clear" w:color="auto" w:fill="FFFFFF" w:themeFill="background1"/>
          </w:tcPr>
          <w:p w14:paraId="456B1491" w14:textId="623CB82C" w:rsidR="00FB5AA0" w:rsidRDefault="00FB5AA0" w:rsidP="00FB5AA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3800C63C" w14:textId="4E726552" w:rsidR="00FB5AA0" w:rsidRPr="004A267C" w:rsidRDefault="00FB5AA0" w:rsidP="00FB5AA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FB5AA0" w:rsidRPr="00CA3091" w14:paraId="2AB16707" w14:textId="77777777" w:rsidTr="00FB5AA0">
        <w:trPr>
          <w:trHeight w:val="425"/>
        </w:trPr>
        <w:tc>
          <w:tcPr>
            <w:tcW w:w="3405" w:type="pct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48A9A6E6" w14:textId="15A5E5DD" w:rsidR="00FB5AA0" w:rsidRPr="00D74C30" w:rsidRDefault="00FB5AA0" w:rsidP="00FB5AA0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Estimated </w:t>
            </w:r>
            <w:r w:rsidRPr="00B20C45">
              <w:rPr>
                <w:noProof/>
                <w:lang w:bidi="bn-BD"/>
              </w:rPr>
              <w:t>Profile Size</w:t>
            </w:r>
            <w:r>
              <w:rPr>
                <w:noProof/>
                <w:lang w:bidi="bn-BD"/>
              </w:rPr>
              <w:t xml:space="preserve"> (part of Profile Metadata)</w:t>
            </w:r>
          </w:p>
        </w:tc>
        <w:tc>
          <w:tcPr>
            <w:tcW w:w="791" w:type="pct"/>
            <w:shd w:val="clear" w:color="auto" w:fill="FFFFFF" w:themeFill="background1"/>
          </w:tcPr>
          <w:p w14:paraId="2F74B0A1" w14:textId="1870186B" w:rsidR="00FB5AA0" w:rsidRDefault="00FB5AA0" w:rsidP="00FB5AA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2AA8D99F" w14:textId="1F657F24" w:rsidR="00FB5AA0" w:rsidRPr="004A267C" w:rsidRDefault="00FB5AA0" w:rsidP="00FB5AA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A267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7F0C5C" w:rsidRPr="00CA3091" w14:paraId="7E496AF7" w14:textId="77777777" w:rsidTr="00FB5AA0">
        <w:trPr>
          <w:trHeight w:val="1280"/>
        </w:trPr>
        <w:tc>
          <w:tcPr>
            <w:tcW w:w="582" w:type="pct"/>
            <w:tcBorders>
              <w:right w:val="single" w:sz="4" w:space="0" w:color="auto"/>
            </w:tcBorders>
            <w:shd w:val="clear" w:color="auto" w:fill="FFFFFF" w:themeFill="background1"/>
          </w:tcPr>
          <w:p w14:paraId="475D1958" w14:textId="77777777" w:rsidR="007F0C5C" w:rsidRPr="00F941EF" w:rsidRDefault="007F0C5C">
            <w:pPr>
              <w:pStyle w:val="TableText"/>
              <w:rPr>
                <w:noProof/>
                <w:lang w:bidi="bn-BD"/>
              </w:rPr>
            </w:pPr>
          </w:p>
        </w:tc>
        <w:tc>
          <w:tcPr>
            <w:tcW w:w="4418" w:type="pct"/>
            <w:gridSpan w:val="3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0DEFE627" w:rsidR="007F0C5C" w:rsidRPr="00D57504" w:rsidRDefault="007F0C5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265D6D3A" w:rsidR="00907610" w:rsidRDefault="00907610" w:rsidP="00907610">
      <w:pPr>
        <w:pStyle w:val="Heading2"/>
        <w:numPr>
          <w:ilvl w:val="0"/>
          <w:numId w:val="0"/>
        </w:numPr>
      </w:pPr>
      <w:r w:rsidRPr="00122846">
        <w:t>A.3.</w:t>
      </w:r>
      <w:r>
        <w:t>4</w:t>
      </w:r>
      <w:r w:rsidRPr="00122846">
        <w:t xml:space="preserve"> </w:t>
      </w:r>
      <w:r>
        <w:t>Security Information</w:t>
      </w:r>
    </w:p>
    <w:p w14:paraId="71D1CFDF" w14:textId="608C7CB2" w:rsidR="00BD7CF2" w:rsidRPr="00907610" w:rsidRDefault="00E36E95" w:rsidP="00907610">
      <w:pPr>
        <w:pStyle w:val="NormalParagraph"/>
      </w:pPr>
      <w:r w:rsidRPr="00ED5C7C">
        <w:rPr>
          <w:b/>
        </w:rPr>
        <w:t>A.3.4.1</w:t>
      </w:r>
      <w:r>
        <w:rPr>
          <w:b/>
        </w:rPr>
        <w:t xml:space="preserve"> EUM</w:t>
      </w:r>
      <w:r w:rsidRPr="00ED5C7C">
        <w:rPr>
          <w:b/>
        </w:rPr>
        <w:t xml:space="preserve"> Site Security (SAS</w:t>
      </w:r>
      <w:r>
        <w:rPr>
          <w:b/>
        </w:rPr>
        <w:t>-UP</w:t>
      </w:r>
      <w:r w:rsidRPr="00D17E6A"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8B7FD8" w:rsidRDefault="002526B0" w:rsidP="00907610">
            <w:pPr>
              <w:pStyle w:val="TableHeader"/>
            </w:pPr>
            <w:r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Default="002526B0" w:rsidP="00EF212E">
            <w:pPr>
              <w:pStyle w:val="TableHeader"/>
              <w:jc w:val="center"/>
            </w:pPr>
            <w:r>
              <w:t>SAS-UP site details</w:t>
            </w:r>
          </w:p>
          <w:p w14:paraId="740C6557" w14:textId="53084AB7" w:rsidR="009716D7" w:rsidRPr="00907610" w:rsidRDefault="00907610" w:rsidP="00EF212E">
            <w:pPr>
              <w:pStyle w:val="TableHeader"/>
              <w:jc w:val="center"/>
              <w:rPr>
                <w:b w:val="0"/>
              </w:rPr>
            </w:pPr>
            <w:r>
              <w:rPr>
                <w:b w:val="0"/>
              </w:rPr>
              <w:t>(</w:t>
            </w:r>
            <w:r w:rsidR="009716D7" w:rsidRPr="00907610">
              <w:rPr>
                <w:b w:val="0"/>
              </w:rPr>
              <w:t>Shall align with the GSMA list of SAS accredited sites</w:t>
            </w:r>
            <w:r>
              <w:rPr>
                <w:b w:val="0"/>
              </w:rPr>
              <w:t>)</w:t>
            </w:r>
          </w:p>
        </w:tc>
      </w:tr>
      <w:tr w:rsidR="002526B0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8B7FD8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Default="002526B0" w:rsidP="00D84122">
            <w:pPr>
              <w:pStyle w:val="TableHeader"/>
              <w:jc w:val="center"/>
            </w:pPr>
            <w:r>
              <w:t>SAS s</w:t>
            </w:r>
            <w:r w:rsidRPr="00433D38">
              <w:t>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Default="002526B0" w:rsidP="00D84122">
            <w:pPr>
              <w:pStyle w:val="TableHeader"/>
              <w:jc w:val="center"/>
            </w:pPr>
            <w:r>
              <w:t>SAS C</w:t>
            </w:r>
            <w:r w:rsidRPr="00433D38">
              <w:t>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Default="002526B0" w:rsidP="00D84122">
            <w:pPr>
              <w:pStyle w:val="TableHeader"/>
              <w:jc w:val="center"/>
            </w:pPr>
            <w:r>
              <w:t xml:space="preserve">SAS </w:t>
            </w:r>
            <w:r w:rsidRPr="00433D38">
              <w:t>expiry</w:t>
            </w:r>
          </w:p>
        </w:tc>
      </w:tr>
      <w:tr w:rsidR="002526B0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5D372598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7AA2A30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771FFAC3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0E3EFC5" w14:textId="77777777" w:rsidR="002526B0" w:rsidRPr="00433D38" w:rsidRDefault="002526B0" w:rsidP="00931CA0">
            <w:pPr>
              <w:pStyle w:val="TableText"/>
            </w:pPr>
          </w:p>
        </w:tc>
      </w:tr>
      <w:tr w:rsidR="002526B0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2F1DC2" w:rsidRDefault="002526B0" w:rsidP="00501A7E">
            <w:pPr>
              <w:pStyle w:val="TableText"/>
              <w:rPr>
                <w:b/>
              </w:rPr>
            </w:pPr>
            <w:r w:rsidRPr="002F1DC2">
              <w:rPr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939" w:type="dxa"/>
          </w:tcPr>
          <w:p w14:paraId="406CD591" w14:textId="77777777" w:rsidR="002526B0" w:rsidRPr="00433D38" w:rsidRDefault="002526B0" w:rsidP="00931CA0">
            <w:pPr>
              <w:pStyle w:val="TableText"/>
            </w:pPr>
          </w:p>
        </w:tc>
        <w:tc>
          <w:tcPr>
            <w:tcW w:w="1270" w:type="dxa"/>
          </w:tcPr>
          <w:p w14:paraId="2A49F79D" w14:textId="77777777" w:rsidR="002526B0" w:rsidRPr="00433D38" w:rsidRDefault="002526B0" w:rsidP="00931CA0">
            <w:pPr>
              <w:pStyle w:val="TableText"/>
            </w:pPr>
          </w:p>
        </w:tc>
      </w:tr>
    </w:tbl>
    <w:p w14:paraId="5B9CB7FD" w14:textId="77777777" w:rsidR="002F1DC2" w:rsidRDefault="002F1DC2" w:rsidP="002F1DC2">
      <w:pPr>
        <w:pStyle w:val="NoSpacing"/>
      </w:pPr>
    </w:p>
    <w:p w14:paraId="33D59C41" w14:textId="1E7AE847" w:rsidR="00E36E95" w:rsidRDefault="00E36E95" w:rsidP="00D84122">
      <w:pPr>
        <w:pStyle w:val="NormalParagraph"/>
      </w:pPr>
      <w:r>
        <w:t>Additional SAS-UP accredited site</w:t>
      </w:r>
      <w:r w:rsidR="002526B0">
        <w:t xml:space="preserve"> detail</w:t>
      </w:r>
      <w:r>
        <w:t>s may be added,</w:t>
      </w:r>
      <w:r w:rsidR="002526B0" w:rsidRPr="002526B0">
        <w:t xml:space="preserve"> </w:t>
      </w:r>
      <w:r w:rsidR="002526B0">
        <w:t>as needed, to reflect the production arrangements of the declared eUICC</w:t>
      </w:r>
      <w:r w:rsidR="00083172">
        <w:t xml:space="preserve">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83172" w14:paraId="4F12159E" w14:textId="77777777" w:rsidTr="00C7386D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BCEE1CB" w14:textId="77777777" w:rsidR="00083172" w:rsidRDefault="00083172" w:rsidP="00C7386D">
            <w:pPr>
              <w:pStyle w:val="TableHeader"/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</w:pPr>
            <w:r>
              <w:rPr>
                <w:noProof/>
                <w:sz w:val="20"/>
                <w:szCs w:val="20"/>
                <w:lang w:bidi="bn-BD"/>
              </w:rPr>
              <w:t>Shall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AB7411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292929"/>
              </w:rPr>
              <w:t xml:space="preserve"> </w:t>
            </w:r>
          </w:p>
          <w:p w14:paraId="1AB8E9DD" w14:textId="77777777" w:rsidR="00083172" w:rsidRPr="00B04656" w:rsidRDefault="00083172" w:rsidP="00C7386D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070D7" w14:textId="77777777" w:rsidR="00083172" w:rsidRDefault="00083172" w:rsidP="00C7386D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2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1D25D2BB" w14:textId="77777777" w:rsidR="00083172" w:rsidRDefault="00083172" w:rsidP="00C7386D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6C2DAD81" w14:textId="77777777" w:rsidR="00083172" w:rsidRDefault="00083172" w:rsidP="00D84122">
      <w:pPr>
        <w:pStyle w:val="NormalParagraph"/>
      </w:pPr>
    </w:p>
    <w:p w14:paraId="15254765" w14:textId="77777777" w:rsidR="00E36E95" w:rsidRPr="00DE179D" w:rsidRDefault="00E36E95" w:rsidP="006F0437">
      <w:pPr>
        <w:pStyle w:val="Heading3"/>
        <w:numPr>
          <w:ilvl w:val="0"/>
          <w:numId w:val="0"/>
        </w:numPr>
      </w:pPr>
      <w:r w:rsidRPr="00DE179D">
        <w:t>A.3.4.2 eUICC Product Security</w:t>
      </w:r>
    </w:p>
    <w:p w14:paraId="07F1A4F1" w14:textId="6B42A7FF" w:rsidR="00BB4353" w:rsidRDefault="00BB4353" w:rsidP="00D566F5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5C516A7F" w14:textId="0C2297D5" w:rsidR="00BB4353" w:rsidRDefault="00BB4353" w:rsidP="00D84122">
      <w:pPr>
        <w:pStyle w:val="Heading4"/>
        <w:numPr>
          <w:ilvl w:val="0"/>
          <w:numId w:val="0"/>
        </w:numPr>
        <w:ind w:left="1077" w:hanging="1077"/>
        <w:rPr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p w14:paraId="6B24AEC8" w14:textId="2E7C1F2E" w:rsidR="009063C2" w:rsidRPr="009063C2" w:rsidRDefault="009063C2" w:rsidP="009063C2">
      <w:pPr>
        <w:pStyle w:val="NormalParagraph"/>
        <w:rPr>
          <w:b/>
          <w:color w:val="000000" w:themeColor="text1"/>
          <w:lang w:eastAsia="zh-CN" w:bidi="bn-BD"/>
        </w:rPr>
      </w:pP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For Discrete</w:t>
      </w:r>
      <w:r w:rsidRPr="009063C2">
        <w:rPr>
          <w:rStyle w:val="normaltextrun"/>
          <w:b/>
          <w:color w:val="000000" w:themeColor="text1"/>
          <w:shd w:val="clear" w:color="auto" w:fill="FFFFFF"/>
        </w:rPr>
        <w:t> </w:t>
      </w:r>
      <w:r w:rsidRPr="009063C2">
        <w:rPr>
          <w:rStyle w:val="normaltextrun"/>
          <w:rFonts w:cs="Arial"/>
          <w:b/>
          <w:color w:val="000000" w:themeColor="text1"/>
          <w:shd w:val="clear" w:color="auto" w:fill="FFFFFF"/>
        </w:rPr>
        <w:t>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D84122" w14:paraId="3BFD76BC" w14:textId="77777777" w:rsidTr="006E1F25">
        <w:tc>
          <w:tcPr>
            <w:tcW w:w="3964" w:type="dxa"/>
          </w:tcPr>
          <w:p w14:paraId="760C73E8" w14:textId="77777777" w:rsidR="00D84122" w:rsidRPr="002F1DC2" w:rsidRDefault="00D84122" w:rsidP="006E1F2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44196AB3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9063C2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063C2">
        <w:rPr>
          <w:rStyle w:val="normaltextrun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9063C2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9063C2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063C2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063C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9063C2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169A3611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  <w:r w:rsidR="00C14AA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or SGP.</w:t>
            </w:r>
            <w:r w:rsidR="00D957D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7777777" w:rsidR="009063C2" w:rsidRPr="009063C2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063C2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914AF00" w14:textId="77777777" w:rsidR="009063C2" w:rsidRPr="009063C2" w:rsidRDefault="009063C2" w:rsidP="009063C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063C2">
        <w:rPr>
          <w:rFonts w:ascii="Arial" w:eastAsia="Times New Roman" w:hAnsi="Arial" w:cs="Arial"/>
          <w:color w:val="0078D4"/>
          <w:u w:val="single"/>
          <w:lang w:eastAsia="en-GB"/>
        </w:rPr>
        <w:t> </w:t>
      </w:r>
      <w:r w:rsidRPr="009063C2">
        <w:rPr>
          <w:rFonts w:ascii="Arial" w:eastAsia="Times New Roman" w:hAnsi="Arial" w:cs="Arial"/>
          <w:lang w:eastAsia="en-GB"/>
        </w:rPr>
        <w:t> </w:t>
      </w:r>
    </w:p>
    <w:p w14:paraId="039E6DA0" w14:textId="77777777" w:rsidR="009063C2" w:rsidRDefault="009063C2" w:rsidP="00D84122">
      <w:pPr>
        <w:pStyle w:val="Heading4"/>
        <w:numPr>
          <w:ilvl w:val="0"/>
          <w:numId w:val="0"/>
        </w:numPr>
        <w:ind w:left="1077" w:hanging="1077"/>
        <w:rPr>
          <w:rFonts w:eastAsia="SimSun"/>
          <w:lang w:eastAsia="zh-CN"/>
        </w:rPr>
      </w:pPr>
    </w:p>
    <w:p w14:paraId="23A5634C" w14:textId="241AD774" w:rsidR="00BB4353" w:rsidRDefault="00BB4353" w:rsidP="00D84122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r w:rsidR="009063C2">
        <w:rPr>
          <w:rFonts w:eastAsia="SimSun"/>
          <w:lang w:eastAsia="zh-CN"/>
        </w:rPr>
        <w:t>e</w:t>
      </w:r>
      <w:r w:rsidRPr="00004C37">
        <w:rPr>
          <w:rFonts w:eastAsia="SimSun"/>
          <w:lang w:eastAsia="zh-CN"/>
        </w:rPr>
        <w:t>UICC for Consumer Devices</w:t>
      </w:r>
    </w:p>
    <w:p w14:paraId="1ADF295D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eUICC security evaluation reflecting the security objectives defined in GSMA PRD </w:t>
      </w:r>
      <w:r w:rsidRPr="00D5636C">
        <w:rPr>
          <w:color w:val="000000" w:themeColor="text1"/>
        </w:rPr>
        <w:t>SGP.25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 </w:t>
      </w:r>
    </w:p>
    <w:p w14:paraId="7E428496" w14:textId="104A5B00" w:rsidR="00BB4353" w:rsidRDefault="009D0C34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Three </w:t>
      </w:r>
      <w:r w:rsidR="00BB4353">
        <w:rPr>
          <w:color w:val="000000" w:themeColor="text1"/>
        </w:rPr>
        <w:t>methodologies are available, as detailed below in option 1</w:t>
      </w:r>
      <w:r>
        <w:rPr>
          <w:color w:val="000000" w:themeColor="text1"/>
        </w:rPr>
        <w:t>,</w:t>
      </w:r>
      <w:r w:rsidR="00BB4353">
        <w:rPr>
          <w:color w:val="000000" w:themeColor="text1"/>
        </w:rPr>
        <w:t xml:space="preserve"> option 2</w:t>
      </w:r>
      <w:r>
        <w:rPr>
          <w:color w:val="000000" w:themeColor="text1"/>
        </w:rPr>
        <w:t xml:space="preserve"> and option 3</w:t>
      </w:r>
      <w:r w:rsidR="00BB4353">
        <w:rPr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21CC5F47" w14:textId="77777777" w:rsidR="00B8669F" w:rsidRDefault="00B8669F" w:rsidP="00B8669F">
      <w:pPr>
        <w:pStyle w:val="NormalStyleIndentedParagraph"/>
        <w:ind w:left="0"/>
        <w:jc w:val="left"/>
        <w:rPr>
          <w:rFonts w:cs="Arial"/>
        </w:rPr>
      </w:pPr>
      <w:r>
        <w:rPr>
          <w:color w:val="000000" w:themeColor="text1"/>
        </w:rPr>
        <w:t>Note: Option 2 expired for new products on 31</w:t>
      </w:r>
      <w:r w:rsidRPr="00FC7444">
        <w:rPr>
          <w:color w:val="000000" w:themeColor="text1"/>
          <w:vertAlign w:val="superscript"/>
        </w:rPr>
        <w:t>st</w:t>
      </w:r>
      <w:r>
        <w:rPr>
          <w:color w:val="000000" w:themeColor="text1"/>
        </w:rPr>
        <w:t xml:space="preserve"> July 2022. The applicability dates and product types of these options are defined </w:t>
      </w:r>
      <w:r w:rsidRPr="009D0C34">
        <w:rPr>
          <w:rFonts w:cs="Arial"/>
        </w:rPr>
        <w:t xml:space="preserve">in Annex </w:t>
      </w:r>
      <w:r>
        <w:rPr>
          <w:rFonts w:cs="Arial"/>
        </w:rPr>
        <w:t>C.</w:t>
      </w:r>
    </w:p>
    <w:p w14:paraId="0F91BD9C" w14:textId="77777777" w:rsidR="00B8669F" w:rsidRDefault="00B8669F" w:rsidP="00BB4353">
      <w:pPr>
        <w:pStyle w:val="NormalStyleIndentedParagraph"/>
        <w:ind w:left="0"/>
        <w:jc w:val="left"/>
        <w:rPr>
          <w:color w:val="000000" w:themeColor="text1"/>
        </w:rPr>
      </w:pPr>
    </w:p>
    <w:p w14:paraId="742DBBE9" w14:textId="41F674F2" w:rsidR="00BB4353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4A574B">
              <w:rPr>
                <w:lang w:val="pt-PT"/>
              </w:rPr>
              <w:t>eUICC for Consumer Device</w:t>
            </w:r>
            <w:r>
              <w:rPr>
                <w:lang w:val="pt-PT"/>
              </w:rPr>
              <w:t xml:space="preserve"> Protection Profile (PP-0100)</w:t>
            </w:r>
          </w:p>
        </w:tc>
      </w:tr>
      <w:tr w:rsidR="00D84122" w14:paraId="299492BC" w14:textId="77777777" w:rsidTr="006E1F25">
        <w:tc>
          <w:tcPr>
            <w:tcW w:w="3964" w:type="dxa"/>
          </w:tcPr>
          <w:p w14:paraId="37AC2FAF" w14:textId="0380C9A9" w:rsidR="00D84122" w:rsidRPr="002F1DC2" w:rsidRDefault="00D84122" w:rsidP="00D566F5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>PP-0100 Certification report reference(s)</w:t>
            </w:r>
          </w:p>
        </w:tc>
        <w:tc>
          <w:tcPr>
            <w:tcW w:w="5103" w:type="dxa"/>
          </w:tcPr>
          <w:p w14:paraId="63AE1CD2" w14:textId="77777777" w:rsidR="00D84122" w:rsidRDefault="00D84122" w:rsidP="006E1F25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3195A3D1" w14:textId="2D52828E" w:rsidR="00BB4353" w:rsidRPr="006F0437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6F0437">
        <w:rPr>
          <w:rFonts w:eastAsia="SimSun"/>
          <w:lang w:eastAsia="zh-CN"/>
        </w:rPr>
        <w:t xml:space="preserve">Option 2: Interim methodology – implementation focused security </w:t>
      </w:r>
      <w:proofErr w:type="gramStart"/>
      <w:r w:rsidRPr="006F0437">
        <w:rPr>
          <w:rFonts w:eastAsia="SimSun"/>
          <w:lang w:eastAsia="zh-CN"/>
        </w:rPr>
        <w:t>evaluation</w:t>
      </w:r>
      <w:proofErr w:type="gramEnd"/>
    </w:p>
    <w:p w14:paraId="54BA49F6" w14:textId="77777777" w:rsidR="00BB4353" w:rsidRDefault="00BB4353" w:rsidP="00BB4353">
      <w:pPr>
        <w:pStyle w:val="NormalStyleIndentedParagraph"/>
        <w:ind w:left="0"/>
        <w:jc w:val="left"/>
        <w:rPr>
          <w:color w:val="000000" w:themeColor="text1"/>
        </w:rPr>
      </w:pPr>
      <w:r>
        <w:rPr>
          <w:szCs w:val="22"/>
        </w:rPr>
        <w:t>A vendor declaration that the eUICC is designed to meet the security objectives defined in SGP.25 together with a</w:t>
      </w:r>
      <w:r>
        <w:rPr>
          <w:color w:val="000000" w:themeColor="text1"/>
        </w:rPr>
        <w:t xml:space="preserve">n </w:t>
      </w:r>
      <w:proofErr w:type="gramStart"/>
      <w:r>
        <w:rPr>
          <w:color w:val="000000" w:themeColor="text1"/>
        </w:rPr>
        <w:t>implementation based</w:t>
      </w:r>
      <w:proofErr w:type="gramEnd"/>
      <w:r>
        <w:rPr>
          <w:color w:val="000000" w:themeColor="text1"/>
        </w:rPr>
        <w:t xml:space="preserve"> security evaluation of the eUICC functionality:</w:t>
      </w:r>
    </w:p>
    <w:p w14:paraId="09B455AF" w14:textId="77777777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647E2F4" w14:textId="606D178E" w:rsidR="00BB4353" w:rsidRDefault="00BB4353" w:rsidP="00BB4353">
      <w:pPr>
        <w:pStyle w:val="NormalStyleIndentedParagraph"/>
        <w:numPr>
          <w:ilvl w:val="0"/>
          <w:numId w:val="4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completion.</w:t>
      </w:r>
    </w:p>
    <w:p w14:paraId="6E37DAE9" w14:textId="77777777" w:rsidR="005D5B8D" w:rsidRDefault="005D5B8D" w:rsidP="005D5B8D">
      <w:pPr>
        <w:pStyle w:val="NoSpacing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Default="00BB4353" w:rsidP="004F41ED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SGP.25 Protection Profile</w:t>
            </w:r>
          </w:p>
        </w:tc>
      </w:tr>
      <w:tr w:rsidR="00BB4353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2F1DC2" w:rsidRDefault="00BB4353" w:rsidP="00561D9E">
            <w:pPr>
              <w:pStyle w:val="TableText"/>
              <w:rPr>
                <w:b/>
                <w:noProof/>
                <w:lang w:bidi="bn-BD"/>
              </w:rPr>
            </w:pPr>
            <w:r w:rsidRPr="002F1DC2">
              <w:rPr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2F1DC2" w:rsidRDefault="00D338A0" w:rsidP="00D338A0">
            <w:pPr>
              <w:pStyle w:val="TableText"/>
              <w:rPr>
                <w:b/>
                <w:noProof/>
                <w:lang w:bidi="bn-BD"/>
              </w:rPr>
            </w:pPr>
            <w:r w:rsidRPr="00D338A0">
              <w:rPr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9D0C34" w:rsidRDefault="00BB4353" w:rsidP="00BB4353">
      <w:pPr>
        <w:rPr>
          <w:rFonts w:ascii="Arial" w:hAnsi="Arial" w:cs="Arial"/>
        </w:rPr>
      </w:pPr>
      <w:r w:rsidRPr="009D0C34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C63796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 w:rsidRPr="00C63796">
        <w:rPr>
          <w:rFonts w:eastAsia="SimSun"/>
          <w:lang w:eastAsia="zh-CN"/>
        </w:rPr>
        <w:t>Option 3</w:t>
      </w:r>
      <w:r w:rsidRPr="00C63796">
        <w:rPr>
          <w:rFonts w:eastAsia="SimSun" w:hint="eastAsia"/>
          <w:lang w:eastAsia="zh-CN"/>
        </w:rPr>
        <w:t>:</w:t>
      </w:r>
      <w:r w:rsidRPr="00C63796">
        <w:rPr>
          <w:rFonts w:eastAsia="SimSun"/>
          <w:lang w:eastAsia="zh-CN"/>
        </w:rPr>
        <w:t> GSMA eUICC Security Assurance   </w:t>
      </w:r>
    </w:p>
    <w:p w14:paraId="35A05B69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 eUICC has been evaluated according to the GSMA eSA (eUICC Security Assurance ) defined in GSMA PRDs SGP.06 [10] and SGP.07 [11]. </w:t>
      </w:r>
    </w:p>
    <w:p w14:paraId="63DFA19C" w14:textId="77777777" w:rsidR="009D0C34" w:rsidRPr="009D0C34" w:rsidRDefault="009D0C34" w:rsidP="009D0C34">
      <w:pPr>
        <w:spacing w:after="0" w:line="240" w:lineRule="auto"/>
        <w:ind w:left="1290" w:hanging="1290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Arial Bold" w:eastAsia="Times New Roman" w:hAnsi="Arial Bold" w:cs="Arial Bold"/>
          <w:lang w:eastAsia="en-GB"/>
        </w:rPr>
        <w:t> </w:t>
      </w:r>
    </w:p>
    <w:p w14:paraId="1547CF0B" w14:textId="21DBA19C" w:rsidR="009D0C34" w:rsidRDefault="009D0C34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01D39C51" w14:textId="77777777" w:rsidR="00C63796" w:rsidRPr="009D0C34" w:rsidRDefault="00C63796" w:rsidP="00C6379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9D0C34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C63796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C63796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C63796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C63796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9D0C34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588E7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C63796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C63796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63796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9D0C34" w:rsidRDefault="009D0C34" w:rsidP="009D0C3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9D0C34">
        <w:rPr>
          <w:rFonts w:ascii="Segoe UI" w:eastAsia="Times New Roman" w:hAnsi="Segoe UI" w:cs="Segoe UI"/>
          <w:sz w:val="18"/>
          <w:szCs w:val="18"/>
          <w:lang w:eastAsia="en-GB"/>
        </w:rPr>
        <w:t> </w:t>
      </w:r>
    </w:p>
    <w:p w14:paraId="0ED17953" w14:textId="77777777" w:rsidR="009D0C34" w:rsidRPr="00C63796" w:rsidRDefault="009D0C34" w:rsidP="00C63796">
      <w:pPr>
        <w:pStyle w:val="NormalStyleIndentedParagraph"/>
        <w:ind w:left="0"/>
        <w:jc w:val="left"/>
        <w:rPr>
          <w:szCs w:val="22"/>
        </w:rPr>
      </w:pPr>
      <w:r w:rsidRPr="00C63796">
        <w:rPr>
          <w:szCs w:val="22"/>
        </w:rPr>
        <w:t>The applicability dates for the GSMA eSA can be found in Annex C. </w:t>
      </w:r>
    </w:p>
    <w:p w14:paraId="0EE6EB25" w14:textId="77777777" w:rsidR="009D0C34" w:rsidRDefault="009D0C34" w:rsidP="00BB4353"/>
    <w:p w14:paraId="3C6B5E4B" w14:textId="4397DE6A" w:rsidR="00E36E95" w:rsidRPr="00AD5784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4C4C02">
        <w:lastRenderedPageBreak/>
        <w:t>A.3.4.</w:t>
      </w:r>
      <w:r>
        <w:t xml:space="preserve">3 Other </w:t>
      </w:r>
      <w:r w:rsidR="00DE179D">
        <w:t>S</w:t>
      </w:r>
      <w:r>
        <w:t xml:space="preserve">ecurity </w:t>
      </w:r>
      <w:r w:rsidR="00DE179D">
        <w:t>C</w:t>
      </w:r>
      <w:r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516F17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891A2B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516F17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Default="00E36E9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8F60EA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516F17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Default="006111AE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8F60EA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Details of any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other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security 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information related to th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is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eUICC]</w:t>
            </w:r>
          </w:p>
        </w:tc>
      </w:tr>
    </w:tbl>
    <w:p w14:paraId="79418422" w14:textId="5E5625F5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A.3.</w:t>
      </w:r>
      <w:r>
        <w:t xml:space="preserve">5 eUICC Functional </w:t>
      </w:r>
      <w:r w:rsidR="00BE4B7E">
        <w:t>Compliance</w:t>
      </w:r>
    </w:p>
    <w:p w14:paraId="6245C355" w14:textId="3697D11B" w:rsidR="00C645BF" w:rsidRPr="00C645BF" w:rsidRDefault="00C645BF" w:rsidP="00C645BF">
      <w:pPr>
        <w:pStyle w:val="NormalParagraph"/>
        <w:rPr>
          <w:lang w:eastAsia="en-US" w:bidi="bn-BD"/>
        </w:rPr>
      </w:pPr>
      <w:r w:rsidRPr="006F0437">
        <w:t>F</w:t>
      </w:r>
      <w:r w:rsidRPr="00C645BF">
        <w:t>unctional testing 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466E27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7777777" w:rsidR="00D566F5" w:rsidRPr="00D7013D" w:rsidRDefault="00D566F5" w:rsidP="00C645BF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466E27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Default="00D566F5" w:rsidP="00D566F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52052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Default="00C645BF" w:rsidP="00C645BF">
      <w:pPr>
        <w:pStyle w:val="NoSpacing"/>
      </w:pPr>
    </w:p>
    <w:p w14:paraId="59A9BE77" w14:textId="427ABA4F" w:rsidR="00C62065" w:rsidRPr="00C645BF" w:rsidRDefault="00C62065" w:rsidP="00C645BF">
      <w:pPr>
        <w:pStyle w:val="NormalParagraph"/>
      </w:pPr>
      <w:r w:rsidRPr="00C645BF">
        <w:t>GlobalPlatform test suite versions</w:t>
      </w:r>
      <w:r w:rsidR="00B9771A"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516F17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891A2B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275FA30C" w:rsidR="00C62065" w:rsidRDefault="00C62065">
            <w:pPr>
              <w:pStyle w:val="TableHeader"/>
              <w:rPr>
                <w:noProof/>
                <w:lang w:bidi="bn-BD"/>
              </w:rPr>
            </w:pPr>
            <w:r w:rsidRPr="00931CA0">
              <w:rPr>
                <w:noProof/>
                <w:lang w:bidi="bn-BD"/>
              </w:rPr>
              <w:t xml:space="preserve">eUICC Consumer - </w:t>
            </w:r>
            <w:r w:rsidR="006C0488" w:rsidRPr="006C0488">
              <w:rPr>
                <w:noProof/>
                <w:lang w:bidi="bn-BD"/>
              </w:rPr>
              <w:t>Trusted Connectivity Alliance (formerly </w:t>
            </w:r>
            <w:r w:rsidR="006C0488" w:rsidRPr="00931CA0">
              <w:rPr>
                <w:noProof/>
                <w:lang w:bidi="bn-BD"/>
              </w:rPr>
              <w:t xml:space="preserve"> </w:t>
            </w:r>
            <w:r w:rsidRPr="00931CA0">
              <w:rPr>
                <w:noProof/>
                <w:lang w:bidi="bn-BD"/>
              </w:rPr>
              <w:t>SIMalliance</w:t>
            </w:r>
            <w:r w:rsidR="006C0488">
              <w:rPr>
                <w:noProof/>
                <w:lang w:bidi="bn-BD"/>
              </w:rPr>
              <w:t>)</w:t>
            </w:r>
            <w:r w:rsidRPr="00931CA0">
              <w:rPr>
                <w:noProof/>
                <w:lang w:bidi="bn-BD"/>
              </w:rPr>
              <w:t xml:space="preserve"> 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8F60EA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TCA</w:t>
            </w:r>
            <w:r w:rsidR="006C0488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516F17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3C1C1755" w:rsidR="00C62065" w:rsidRDefault="006C0488">
            <w:pPr>
              <w:pStyle w:val="TableHeader"/>
              <w:rPr>
                <w:noProof/>
                <w:lang w:bidi="bn-BD"/>
              </w:rPr>
            </w:pPr>
            <w:r w:rsidRPr="006C0488">
              <w:rPr>
                <w:noProof/>
                <w:lang w:bidi="bn-BD"/>
              </w:rPr>
              <w:t>Trusted Connectivity Alliance (formerly </w:t>
            </w:r>
            <w:r>
              <w:rPr>
                <w:noProof/>
                <w:lang w:bidi="bn-BD"/>
              </w:rPr>
              <w:t xml:space="preserve"> </w:t>
            </w:r>
            <w:r w:rsidR="00C62065">
              <w:rPr>
                <w:noProof/>
                <w:lang w:bidi="bn-BD"/>
              </w:rPr>
              <w:t>SIMalliance</w:t>
            </w:r>
            <w:r>
              <w:rPr>
                <w:noProof/>
                <w:lang w:bidi="bn-BD"/>
              </w:rPr>
              <w:t>)</w:t>
            </w:r>
            <w:r w:rsidR="00C62065">
              <w:rPr>
                <w:noProof/>
                <w:lang w:bidi="bn-BD"/>
              </w:rPr>
              <w:t xml:space="preserve"> eUICC Profile Package Interoperable Format Test </w:t>
            </w:r>
            <w:r w:rsidR="00AC046B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8F60EA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6F043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B9771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Default="008F3AB3" w:rsidP="00C645BF">
      <w:pPr>
        <w:pStyle w:val="NormalParagraph"/>
      </w:pPr>
      <w:r w:rsidRPr="00C71E54">
        <w:t>To make an SGP.24 declaration of compliance for th</w:t>
      </w:r>
      <w:r w:rsidR="00AA4BDC">
        <w:t>is</w:t>
      </w:r>
      <w:r w:rsidRPr="00C71E54">
        <w:t xml:space="preserve"> </w:t>
      </w:r>
      <w:r w:rsidR="00AA4BDC">
        <w:t>eUICC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3" w:history="1">
        <w:r w:rsidRPr="000B63C2">
          <w:rPr>
            <w:rStyle w:val="Hyperlink"/>
          </w:rPr>
          <w:t>RSPcompliance@gsma.com</w:t>
        </w:r>
      </w:hyperlink>
    </w:p>
    <w:p w14:paraId="77D5F0CB" w14:textId="24373AD7" w:rsidR="008F3AB3" w:rsidRDefault="008F3AB3" w:rsidP="008F3AB3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3</w:t>
      </w:r>
      <w:r w:rsidRPr="00C71E54">
        <w:t xml:space="preserve"> </w:t>
      </w:r>
      <w:r>
        <w:t>product information form,</w:t>
      </w:r>
    </w:p>
    <w:p w14:paraId="658384CB" w14:textId="77777777" w:rsidR="008F3AB3" w:rsidRPr="00C71E54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sectPr w:rsidR="008F3AB3" w:rsidRPr="00C71E54" w:rsidSect="00BE2E6A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5B98A" w14:textId="77777777" w:rsidR="00BE2E6A" w:rsidRDefault="00BE2E6A" w:rsidP="00076461">
      <w:pPr>
        <w:spacing w:after="0" w:line="240" w:lineRule="auto"/>
      </w:pPr>
      <w:r>
        <w:separator/>
      </w:r>
    </w:p>
  </w:endnote>
  <w:endnote w:type="continuationSeparator" w:id="0">
    <w:p w14:paraId="3F82D0D9" w14:textId="77777777" w:rsidR="00BE2E6A" w:rsidRDefault="00BE2E6A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4AC6C5AF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</w:t>
    </w:r>
    <w:r w:rsidR="003A6444">
      <w:rPr>
        <w:rFonts w:ascii="Arial" w:hAnsi="Arial" w:cs="Arial"/>
        <w:sz w:val="20"/>
      </w:rPr>
      <w:t>3.</w:t>
    </w:r>
    <w:r w:rsidR="00DE0F8C">
      <w:rPr>
        <w:rFonts w:ascii="Arial" w:hAnsi="Arial" w:cs="Arial"/>
        <w:sz w:val="20"/>
      </w:rPr>
      <w:t>1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957D1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957D1">
      <w:rPr>
        <w:rFonts w:ascii="Arial" w:hAnsi="Arial" w:cs="Arial"/>
        <w:noProof/>
        <w:sz w:val="20"/>
        <w:szCs w:val="20"/>
      </w:rPr>
      <w:t>6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89FED" w14:textId="77777777" w:rsidR="00BE2E6A" w:rsidRDefault="00BE2E6A" w:rsidP="00076461">
      <w:pPr>
        <w:spacing w:after="0" w:line="240" w:lineRule="auto"/>
      </w:pPr>
      <w:r>
        <w:separator/>
      </w:r>
    </w:p>
  </w:footnote>
  <w:footnote w:type="continuationSeparator" w:id="0">
    <w:p w14:paraId="6D330463" w14:textId="77777777" w:rsidR="00BE2E6A" w:rsidRDefault="00BE2E6A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D6BA" w14:textId="4EC4A4DE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  <w:r w:rsidR="00D266BA">
      <w:rPr>
        <w:noProof/>
      </w:rPr>
      <w:drawing>
        <wp:inline distT="0" distB="0" distL="0" distR="0" wp14:anchorId="68F5AFB7" wp14:editId="3462DBDE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548023">
    <w:abstractNumId w:val="0"/>
  </w:num>
  <w:num w:numId="2" w16cid:durableId="425078002">
    <w:abstractNumId w:val="4"/>
  </w:num>
  <w:num w:numId="3" w16cid:durableId="3016597">
    <w:abstractNumId w:val="3"/>
  </w:num>
  <w:num w:numId="4" w16cid:durableId="1776057351">
    <w:abstractNumId w:val="2"/>
  </w:num>
  <w:num w:numId="5" w16cid:durableId="1300068434">
    <w:abstractNumId w:val="1"/>
  </w:num>
  <w:num w:numId="6" w16cid:durableId="1292905530">
    <w:abstractNumId w:val="0"/>
  </w:num>
  <w:num w:numId="7" w16cid:durableId="7924813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(GSMA) Gloria Trujillo">
    <w15:presenceInfo w15:providerId="AD" w15:userId="S::Gloria.Trujillo@membergateway.onmicrosoft.com::1f1221eb-e6ad-4e15-ac7e-ee87226b3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83172"/>
    <w:rsid w:val="00093B00"/>
    <w:rsid w:val="000B63C2"/>
    <w:rsid w:val="000B6DC4"/>
    <w:rsid w:val="000B7167"/>
    <w:rsid w:val="000C4B11"/>
    <w:rsid w:val="000C6C76"/>
    <w:rsid w:val="000C6DA7"/>
    <w:rsid w:val="000D02D4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334DD"/>
    <w:rsid w:val="00134895"/>
    <w:rsid w:val="001514DA"/>
    <w:rsid w:val="0017634F"/>
    <w:rsid w:val="00176967"/>
    <w:rsid w:val="00193890"/>
    <w:rsid w:val="001A4817"/>
    <w:rsid w:val="001B7A0E"/>
    <w:rsid w:val="001C4D7D"/>
    <w:rsid w:val="001E0C84"/>
    <w:rsid w:val="001E2AF9"/>
    <w:rsid w:val="001F0BFE"/>
    <w:rsid w:val="001F218D"/>
    <w:rsid w:val="001F5479"/>
    <w:rsid w:val="002013DB"/>
    <w:rsid w:val="00201DA9"/>
    <w:rsid w:val="00203E61"/>
    <w:rsid w:val="00217572"/>
    <w:rsid w:val="0024223E"/>
    <w:rsid w:val="00247AD9"/>
    <w:rsid w:val="002526B0"/>
    <w:rsid w:val="0027304A"/>
    <w:rsid w:val="002C2FB1"/>
    <w:rsid w:val="002D1A8D"/>
    <w:rsid w:val="002D277F"/>
    <w:rsid w:val="002D73E1"/>
    <w:rsid w:val="002E20DC"/>
    <w:rsid w:val="002E557E"/>
    <w:rsid w:val="002F1DC2"/>
    <w:rsid w:val="002F607A"/>
    <w:rsid w:val="00323D0D"/>
    <w:rsid w:val="003310E0"/>
    <w:rsid w:val="0033376D"/>
    <w:rsid w:val="003375FD"/>
    <w:rsid w:val="00340676"/>
    <w:rsid w:val="003604C3"/>
    <w:rsid w:val="003859BB"/>
    <w:rsid w:val="00397F58"/>
    <w:rsid w:val="003A25FA"/>
    <w:rsid w:val="003A6444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45122"/>
    <w:rsid w:val="004704D1"/>
    <w:rsid w:val="00477059"/>
    <w:rsid w:val="0047799A"/>
    <w:rsid w:val="0048259B"/>
    <w:rsid w:val="004909D5"/>
    <w:rsid w:val="004A401F"/>
    <w:rsid w:val="004A4033"/>
    <w:rsid w:val="004C0BFC"/>
    <w:rsid w:val="004D2629"/>
    <w:rsid w:val="004E6564"/>
    <w:rsid w:val="004F41ED"/>
    <w:rsid w:val="00501A7E"/>
    <w:rsid w:val="00512320"/>
    <w:rsid w:val="00515368"/>
    <w:rsid w:val="00540180"/>
    <w:rsid w:val="00547D28"/>
    <w:rsid w:val="00555D05"/>
    <w:rsid w:val="005571AF"/>
    <w:rsid w:val="005576F9"/>
    <w:rsid w:val="005609F6"/>
    <w:rsid w:val="00571722"/>
    <w:rsid w:val="00574FCA"/>
    <w:rsid w:val="00597A59"/>
    <w:rsid w:val="005A7BC6"/>
    <w:rsid w:val="005B7733"/>
    <w:rsid w:val="005C7153"/>
    <w:rsid w:val="005D5B8D"/>
    <w:rsid w:val="005E4ED6"/>
    <w:rsid w:val="00600187"/>
    <w:rsid w:val="006111AE"/>
    <w:rsid w:val="00630747"/>
    <w:rsid w:val="00634F7F"/>
    <w:rsid w:val="00637DEE"/>
    <w:rsid w:val="00641D5C"/>
    <w:rsid w:val="00653904"/>
    <w:rsid w:val="00656A64"/>
    <w:rsid w:val="0067083B"/>
    <w:rsid w:val="00670F3F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52485"/>
    <w:rsid w:val="0076240B"/>
    <w:rsid w:val="0077047D"/>
    <w:rsid w:val="00792853"/>
    <w:rsid w:val="007A23DF"/>
    <w:rsid w:val="007A2570"/>
    <w:rsid w:val="007A3E19"/>
    <w:rsid w:val="007A3E22"/>
    <w:rsid w:val="007B4EFE"/>
    <w:rsid w:val="007C46F6"/>
    <w:rsid w:val="007C6BA0"/>
    <w:rsid w:val="007F0C5C"/>
    <w:rsid w:val="007F1009"/>
    <w:rsid w:val="0080379B"/>
    <w:rsid w:val="00807C74"/>
    <w:rsid w:val="00817CD7"/>
    <w:rsid w:val="0084584E"/>
    <w:rsid w:val="008578DA"/>
    <w:rsid w:val="00872B67"/>
    <w:rsid w:val="00881AE5"/>
    <w:rsid w:val="008930E7"/>
    <w:rsid w:val="0089649E"/>
    <w:rsid w:val="008B6F4F"/>
    <w:rsid w:val="008C4809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91DDC"/>
    <w:rsid w:val="009A7FAC"/>
    <w:rsid w:val="009C3719"/>
    <w:rsid w:val="009D0C34"/>
    <w:rsid w:val="009F0567"/>
    <w:rsid w:val="009F165E"/>
    <w:rsid w:val="00A0741F"/>
    <w:rsid w:val="00A10F6E"/>
    <w:rsid w:val="00A11056"/>
    <w:rsid w:val="00A2591D"/>
    <w:rsid w:val="00A35837"/>
    <w:rsid w:val="00A41685"/>
    <w:rsid w:val="00A45A81"/>
    <w:rsid w:val="00A47C37"/>
    <w:rsid w:val="00A713EF"/>
    <w:rsid w:val="00A71BFD"/>
    <w:rsid w:val="00A8764E"/>
    <w:rsid w:val="00A978F0"/>
    <w:rsid w:val="00AA4241"/>
    <w:rsid w:val="00AA4BDC"/>
    <w:rsid w:val="00AB29F9"/>
    <w:rsid w:val="00AC046B"/>
    <w:rsid w:val="00AD0BCC"/>
    <w:rsid w:val="00AD0F44"/>
    <w:rsid w:val="00AD10BF"/>
    <w:rsid w:val="00AD5784"/>
    <w:rsid w:val="00AE0552"/>
    <w:rsid w:val="00B3351D"/>
    <w:rsid w:val="00B350C1"/>
    <w:rsid w:val="00B40926"/>
    <w:rsid w:val="00B56012"/>
    <w:rsid w:val="00B63B92"/>
    <w:rsid w:val="00B63ED8"/>
    <w:rsid w:val="00B74AFF"/>
    <w:rsid w:val="00B77E2E"/>
    <w:rsid w:val="00B8669F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509C"/>
    <w:rsid w:val="00BD7531"/>
    <w:rsid w:val="00BD7CF2"/>
    <w:rsid w:val="00BE09E5"/>
    <w:rsid w:val="00BE2E6A"/>
    <w:rsid w:val="00BE4B7E"/>
    <w:rsid w:val="00BF0858"/>
    <w:rsid w:val="00C031BC"/>
    <w:rsid w:val="00C14AA9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A2BEB"/>
    <w:rsid w:val="00CC0295"/>
    <w:rsid w:val="00CC26F5"/>
    <w:rsid w:val="00CC56A1"/>
    <w:rsid w:val="00CC7A46"/>
    <w:rsid w:val="00CD29A2"/>
    <w:rsid w:val="00CD43F9"/>
    <w:rsid w:val="00CE59DE"/>
    <w:rsid w:val="00CF7526"/>
    <w:rsid w:val="00D23163"/>
    <w:rsid w:val="00D266BA"/>
    <w:rsid w:val="00D31BF6"/>
    <w:rsid w:val="00D338A0"/>
    <w:rsid w:val="00D44DF4"/>
    <w:rsid w:val="00D566F5"/>
    <w:rsid w:val="00D56927"/>
    <w:rsid w:val="00D60D34"/>
    <w:rsid w:val="00D6774A"/>
    <w:rsid w:val="00D84122"/>
    <w:rsid w:val="00D86527"/>
    <w:rsid w:val="00D957D1"/>
    <w:rsid w:val="00DC209B"/>
    <w:rsid w:val="00DC4D01"/>
    <w:rsid w:val="00DD204F"/>
    <w:rsid w:val="00DE0F8C"/>
    <w:rsid w:val="00DE179D"/>
    <w:rsid w:val="00E360AE"/>
    <w:rsid w:val="00E36E95"/>
    <w:rsid w:val="00E41F31"/>
    <w:rsid w:val="00E73C35"/>
    <w:rsid w:val="00E742D3"/>
    <w:rsid w:val="00E77F86"/>
    <w:rsid w:val="00E96820"/>
    <w:rsid w:val="00EA0BA1"/>
    <w:rsid w:val="00EA1A30"/>
    <w:rsid w:val="00EA3E73"/>
    <w:rsid w:val="00EE31E0"/>
    <w:rsid w:val="00EE326F"/>
    <w:rsid w:val="00EF212E"/>
    <w:rsid w:val="00EF569F"/>
    <w:rsid w:val="00EF7D8B"/>
    <w:rsid w:val="00F02091"/>
    <w:rsid w:val="00F10045"/>
    <w:rsid w:val="00F103E4"/>
    <w:rsid w:val="00F1376B"/>
    <w:rsid w:val="00F41EC4"/>
    <w:rsid w:val="00F56C58"/>
    <w:rsid w:val="00F60228"/>
    <w:rsid w:val="00F70458"/>
    <w:rsid w:val="00F8622F"/>
    <w:rsid w:val="00F9406C"/>
    <w:rsid w:val="00F941EF"/>
    <w:rsid w:val="00FA1D88"/>
    <w:rsid w:val="00FB5AA0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  <w:style w:type="paragraph" w:customStyle="1" w:styleId="CSLegal3">
    <w:name w:val="CS_Legal3"/>
    <w:basedOn w:val="NormalParagraph"/>
    <w:uiPriority w:val="30"/>
    <w:rsid w:val="007F0C5C"/>
    <w:pPr>
      <w:spacing w:after="120"/>
    </w:pPr>
    <w:rPr>
      <w:rFonts w:eastAsia="Arial"/>
      <w:snapToGrid w:val="0"/>
      <w:sz w:val="14"/>
    </w:rPr>
  </w:style>
  <w:style w:type="paragraph" w:styleId="Revision">
    <w:name w:val="Revision"/>
    <w:hidden/>
    <w:uiPriority w:val="99"/>
    <w:semiHidden/>
    <w:rsid w:val="00EE31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5565A30-55B3-464D-8D98-16E2762DFC7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2AE2B52-DD04-4704-B720-12AC6839F757}"/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customXml/itemProps4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D97D529-DEDB-4125-8841-65A75B28F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5</cp:revision>
  <dcterms:created xsi:type="dcterms:W3CDTF">2024-02-08T00:06:00Z</dcterms:created>
  <dcterms:modified xsi:type="dcterms:W3CDTF">2024-02-14T17:18:00Z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